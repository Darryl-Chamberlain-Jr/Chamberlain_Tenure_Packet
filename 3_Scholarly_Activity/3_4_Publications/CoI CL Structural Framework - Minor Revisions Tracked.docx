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99F7C" w14:textId="1B21367E" w:rsidR="0043455B" w:rsidRPr="0087217A" w:rsidRDefault="0043455B" w:rsidP="008118DC">
      <w:pPr>
        <w:rPr>
          <w:rFonts w:cs="Arial"/>
          <w:b/>
          <w:bCs/>
          <w:rPrChange w:id="0" w:author="Chamberlain, Darryl" w:date="2025-02-05T17:15:00Z" w16du:dateUtc="2025-02-05T22:15:00Z">
            <w:rPr>
              <w:rFonts w:ascii="Times New Roman" w:hAnsi="Times New Roman"/>
              <w:b/>
              <w:bCs/>
            </w:rPr>
          </w:rPrChange>
        </w:rPr>
      </w:pPr>
      <w:r w:rsidRPr="0087217A">
        <w:rPr>
          <w:rFonts w:cs="Arial"/>
          <w:b/>
          <w:bCs/>
          <w:rPrChange w:id="1" w:author="Chamberlain, Darryl" w:date="2025-02-05T17:15:00Z" w16du:dateUtc="2025-02-05T22:15:00Z">
            <w:rPr>
              <w:rFonts w:ascii="Times New Roman" w:hAnsi="Times New Roman"/>
              <w:b/>
              <w:bCs/>
            </w:rPr>
          </w:rPrChange>
        </w:rPr>
        <w:t>Structural Framework for I</w:t>
      </w:r>
      <w:r w:rsidR="005633E4" w:rsidRPr="0087217A">
        <w:rPr>
          <w:rFonts w:cs="Arial"/>
          <w:b/>
          <w:bCs/>
          <w:rPrChange w:id="2" w:author="Chamberlain, Darryl" w:date="2025-02-05T17:15:00Z" w16du:dateUtc="2025-02-05T22:15:00Z">
            <w:rPr>
              <w:rFonts w:ascii="Times New Roman" w:hAnsi="Times New Roman"/>
              <w:b/>
              <w:bCs/>
            </w:rPr>
          </w:rPrChange>
        </w:rPr>
        <w:t xml:space="preserve">nteractions </w:t>
      </w:r>
      <w:r w:rsidR="00E84325" w:rsidRPr="0087217A">
        <w:rPr>
          <w:rFonts w:cs="Arial"/>
          <w:b/>
          <w:bCs/>
          <w:rPrChange w:id="3" w:author="Chamberlain, Darryl" w:date="2025-02-05T17:15:00Z" w16du:dateUtc="2025-02-05T22:15:00Z">
            <w:rPr>
              <w:rFonts w:ascii="Times New Roman" w:hAnsi="Times New Roman"/>
              <w:b/>
              <w:bCs/>
            </w:rPr>
          </w:rPrChange>
        </w:rPr>
        <w:t>B</w:t>
      </w:r>
      <w:r w:rsidR="005633E4" w:rsidRPr="0087217A">
        <w:rPr>
          <w:rFonts w:cs="Arial"/>
          <w:b/>
          <w:bCs/>
          <w:rPrChange w:id="4" w:author="Chamberlain, Darryl" w:date="2025-02-05T17:15:00Z" w16du:dateUtc="2025-02-05T22:15:00Z">
            <w:rPr>
              <w:rFonts w:ascii="Times New Roman" w:hAnsi="Times New Roman"/>
              <w:b/>
              <w:bCs/>
            </w:rPr>
          </w:rPrChange>
        </w:rPr>
        <w:t xml:space="preserve">etween Community of Inquiry Presences, Cognitive Load, </w:t>
      </w:r>
      <w:r w:rsidR="008044F8" w:rsidRPr="0087217A">
        <w:rPr>
          <w:rFonts w:cs="Arial"/>
          <w:b/>
          <w:bCs/>
          <w:rPrChange w:id="5" w:author="Chamberlain, Darryl" w:date="2025-02-05T17:15:00Z" w16du:dateUtc="2025-02-05T22:15:00Z">
            <w:rPr>
              <w:rFonts w:ascii="Times New Roman" w:hAnsi="Times New Roman"/>
              <w:b/>
              <w:bCs/>
            </w:rPr>
          </w:rPrChange>
        </w:rPr>
        <w:t>Demographics, and Grades</w:t>
      </w:r>
    </w:p>
    <w:p w14:paraId="76ED2EB6" w14:textId="77777777" w:rsidR="00311079" w:rsidRPr="0087217A" w:rsidRDefault="00311079" w:rsidP="008118DC">
      <w:pPr>
        <w:rPr>
          <w:rFonts w:cs="Arial"/>
          <w:b/>
          <w:bCs/>
          <w:rPrChange w:id="6" w:author="Chamberlain, Darryl" w:date="2025-02-05T17:15:00Z" w16du:dateUtc="2025-02-05T22:15:00Z">
            <w:rPr>
              <w:rFonts w:ascii="Times New Roman" w:hAnsi="Times New Roman"/>
              <w:b/>
              <w:bCs/>
            </w:rPr>
          </w:rPrChange>
        </w:rPr>
      </w:pPr>
    </w:p>
    <w:p w14:paraId="5645155C" w14:textId="5961E394" w:rsidR="00753F58" w:rsidRPr="0087217A" w:rsidRDefault="00494A17" w:rsidP="008118DC">
      <w:pPr>
        <w:rPr>
          <w:rFonts w:cs="Arial"/>
          <w:szCs w:val="20"/>
        </w:rPr>
      </w:pPr>
      <w:r w:rsidRPr="0087217A">
        <w:rPr>
          <w:rFonts w:cs="Arial"/>
          <w:b/>
          <w:bCs/>
          <w:i/>
          <w:iCs/>
          <w:szCs w:val="20"/>
        </w:rPr>
        <w:t>Abstract:</w:t>
      </w:r>
      <w:r w:rsidRPr="0087217A">
        <w:rPr>
          <w:rFonts w:cs="Arial"/>
          <w:szCs w:val="20"/>
        </w:rPr>
        <w:t xml:space="preserve"> </w:t>
      </w:r>
      <w:r w:rsidR="00753F58" w:rsidRPr="0087217A">
        <w:rPr>
          <w:rFonts w:cs="Arial"/>
          <w:szCs w:val="20"/>
        </w:rPr>
        <w:t xml:space="preserve">Active learning and </w:t>
      </w:r>
      <w:r w:rsidR="0046467E" w:rsidRPr="0087217A">
        <w:rPr>
          <w:rFonts w:cs="Arial"/>
          <w:szCs w:val="20"/>
        </w:rPr>
        <w:t xml:space="preserve">sense of </w:t>
      </w:r>
      <w:r w:rsidR="00753F58" w:rsidRPr="0087217A">
        <w:rPr>
          <w:rFonts w:cs="Arial"/>
          <w:szCs w:val="20"/>
        </w:rPr>
        <w:t>community in online classrooms have been linked to persistence, performance, and course satisfaction. A widely applied theoretical framework to describe community-building through discourse and creation of meaningful learning in a classroom is the Community of Inquiry framework, which outlines relationships between social presence, teaching presence, and cognitive presence.</w:t>
      </w:r>
      <w:r w:rsidR="00AD2F46" w:rsidRPr="0087217A">
        <w:rPr>
          <w:rFonts w:cs="Arial"/>
          <w:szCs w:val="20"/>
        </w:rPr>
        <w:t xml:space="preserve"> </w:t>
      </w:r>
      <w:r w:rsidR="002E1AAD" w:rsidRPr="0087217A">
        <w:rPr>
          <w:rFonts w:cs="Arial"/>
          <w:szCs w:val="20"/>
        </w:rPr>
        <w:t>Speaking specifically to cognitive presence</w:t>
      </w:r>
      <w:r w:rsidR="00AD2F46" w:rsidRPr="0087217A">
        <w:rPr>
          <w:rFonts w:cs="Arial"/>
          <w:szCs w:val="20"/>
        </w:rPr>
        <w:t>, learning demands working memory resources to process information, referred to as cognitive load.</w:t>
      </w:r>
      <w:r w:rsidR="008455E4" w:rsidRPr="0087217A">
        <w:rPr>
          <w:rFonts w:cs="Arial"/>
          <w:szCs w:val="20"/>
        </w:rPr>
        <w:t xml:space="preserve"> Using Structural Equation Modeling, this study proposes</w:t>
      </w:r>
      <w:r w:rsidR="000E116F" w:rsidRPr="0087217A">
        <w:rPr>
          <w:rFonts w:cs="Arial"/>
          <w:szCs w:val="20"/>
        </w:rPr>
        <w:t xml:space="preserve"> </w:t>
      </w:r>
      <w:r w:rsidR="008455E4" w:rsidRPr="0087217A">
        <w:rPr>
          <w:rFonts w:cs="Arial"/>
          <w:szCs w:val="20"/>
        </w:rPr>
        <w:t>a structural</w:t>
      </w:r>
      <w:r w:rsidR="000E116F" w:rsidRPr="0087217A">
        <w:rPr>
          <w:rFonts w:cs="Arial"/>
          <w:szCs w:val="20"/>
        </w:rPr>
        <w:t xml:space="preserve"> relationship between </w:t>
      </w:r>
      <w:r w:rsidR="0052417A" w:rsidRPr="0087217A">
        <w:rPr>
          <w:rFonts w:cs="Arial"/>
          <w:szCs w:val="20"/>
        </w:rPr>
        <w:t>Community of Inquiry presences,</w:t>
      </w:r>
      <w:r w:rsidR="000E116F" w:rsidRPr="0087217A">
        <w:rPr>
          <w:rFonts w:cs="Arial"/>
          <w:szCs w:val="20"/>
        </w:rPr>
        <w:t xml:space="preserve"> </w:t>
      </w:r>
      <w:r w:rsidR="0052417A" w:rsidRPr="0087217A">
        <w:rPr>
          <w:rFonts w:cs="Arial"/>
          <w:szCs w:val="20"/>
        </w:rPr>
        <w:t>c</w:t>
      </w:r>
      <w:r w:rsidR="000E116F" w:rsidRPr="0087217A">
        <w:rPr>
          <w:rFonts w:cs="Arial"/>
          <w:szCs w:val="20"/>
        </w:rPr>
        <w:t xml:space="preserve">ognitive </w:t>
      </w:r>
      <w:r w:rsidR="0052417A" w:rsidRPr="0087217A">
        <w:rPr>
          <w:rFonts w:cs="Arial"/>
          <w:szCs w:val="20"/>
        </w:rPr>
        <w:t>l</w:t>
      </w:r>
      <w:r w:rsidR="000E116F" w:rsidRPr="0087217A">
        <w:rPr>
          <w:rFonts w:cs="Arial"/>
          <w:szCs w:val="20"/>
        </w:rPr>
        <w:t>oad</w:t>
      </w:r>
      <w:r w:rsidR="0052417A" w:rsidRPr="0087217A">
        <w:rPr>
          <w:rFonts w:cs="Arial"/>
          <w:szCs w:val="20"/>
        </w:rPr>
        <w:t>,</w:t>
      </w:r>
      <w:r w:rsidR="000E116F" w:rsidRPr="0087217A">
        <w:rPr>
          <w:rFonts w:cs="Arial"/>
          <w:szCs w:val="20"/>
        </w:rPr>
        <w:t xml:space="preserve"> and learner performance in asynchronous online discussions.</w:t>
      </w:r>
      <w:r w:rsidR="00A217D0" w:rsidRPr="0087217A">
        <w:rPr>
          <w:rFonts w:cs="Arial"/>
          <w:szCs w:val="20"/>
        </w:rPr>
        <w:t xml:space="preserve"> Data collected over 9 terms </w:t>
      </w:r>
      <w:r w:rsidR="003E088C" w:rsidRPr="0087217A">
        <w:rPr>
          <w:rFonts w:cs="Arial"/>
          <w:szCs w:val="20"/>
        </w:rPr>
        <w:t>with over 2000 students validate the proposed structural model.</w:t>
      </w:r>
      <w:r w:rsidR="00F005FF" w:rsidRPr="0087217A">
        <w:rPr>
          <w:rFonts w:cs="Arial"/>
          <w:szCs w:val="20"/>
        </w:rPr>
        <w:t xml:space="preserve"> </w:t>
      </w:r>
      <w:r w:rsidR="003E088C" w:rsidRPr="0087217A">
        <w:rPr>
          <w:rFonts w:cs="Arial"/>
          <w:szCs w:val="20"/>
        </w:rPr>
        <w:t xml:space="preserve">By </w:t>
      </w:r>
      <w:r w:rsidR="0027578B" w:rsidRPr="0087217A">
        <w:rPr>
          <w:rFonts w:cs="Arial"/>
          <w:szCs w:val="20"/>
        </w:rPr>
        <w:t>constructing a unifying model,</w:t>
      </w:r>
      <w:r w:rsidR="00F005FF" w:rsidRPr="0087217A">
        <w:rPr>
          <w:rFonts w:cs="Arial"/>
          <w:szCs w:val="20"/>
        </w:rPr>
        <w:t xml:space="preserve"> </w:t>
      </w:r>
      <w:r w:rsidR="00460FB0" w:rsidRPr="0087217A">
        <w:rPr>
          <w:rFonts w:cs="Arial"/>
          <w:szCs w:val="20"/>
        </w:rPr>
        <w:t xml:space="preserve">instructors </w:t>
      </w:r>
      <w:r w:rsidR="0027578B" w:rsidRPr="0087217A">
        <w:rPr>
          <w:rFonts w:cs="Arial"/>
          <w:szCs w:val="20"/>
        </w:rPr>
        <w:t>can</w:t>
      </w:r>
      <w:r w:rsidR="00460FB0" w:rsidRPr="0087217A">
        <w:rPr>
          <w:rFonts w:cs="Arial"/>
          <w:szCs w:val="20"/>
        </w:rPr>
        <w:t xml:space="preserve"> estimate these </w:t>
      </w:r>
      <w:r w:rsidR="00202733" w:rsidRPr="0087217A">
        <w:rPr>
          <w:rFonts w:cs="Arial"/>
          <w:szCs w:val="20"/>
        </w:rPr>
        <w:t>mental constructs that cannot be directly quantified and can lead to improved outcomes for students.</w:t>
      </w:r>
      <w:r w:rsidR="0027578B" w:rsidRPr="0087217A">
        <w:rPr>
          <w:rFonts w:cs="Arial"/>
          <w:szCs w:val="20"/>
        </w:rPr>
        <w:t xml:space="preserve"> </w:t>
      </w:r>
      <w:r w:rsidR="00E377AA" w:rsidRPr="0087217A">
        <w:rPr>
          <w:rFonts w:cs="Arial"/>
          <w:szCs w:val="20"/>
        </w:rPr>
        <w:t xml:space="preserve">Specifically, the model can </w:t>
      </w:r>
      <w:r w:rsidR="003A32A1" w:rsidRPr="0087217A">
        <w:rPr>
          <w:rFonts w:cs="Arial"/>
          <w:szCs w:val="20"/>
        </w:rPr>
        <w:t xml:space="preserve">estimate the social and cognitive moves students are making in online discussions to </w:t>
      </w:r>
      <w:r w:rsidR="00375CCC" w:rsidRPr="0087217A">
        <w:rPr>
          <w:rFonts w:cs="Arial"/>
          <w:szCs w:val="20"/>
        </w:rPr>
        <w:t xml:space="preserve">describe the types of active learning that are or are not occurring in a discussion. </w:t>
      </w:r>
      <w:r w:rsidR="0027578B" w:rsidRPr="0087217A">
        <w:rPr>
          <w:rFonts w:cs="Arial"/>
          <w:szCs w:val="20"/>
        </w:rPr>
        <w:t xml:space="preserve">Future work will include developing machine learning classification techniques </w:t>
      </w:r>
      <w:r w:rsidR="00012D20" w:rsidRPr="0087217A">
        <w:rPr>
          <w:rFonts w:cs="Arial"/>
          <w:szCs w:val="20"/>
        </w:rPr>
        <w:t>to further validate the model by examining presences as they occurred in the course rather than relying on students’ perception of presences.</w:t>
      </w:r>
    </w:p>
    <w:p w14:paraId="420D0DFA" w14:textId="77777777" w:rsidR="00494A17" w:rsidRPr="0087217A" w:rsidRDefault="00494A17" w:rsidP="008118DC">
      <w:pPr>
        <w:rPr>
          <w:rFonts w:cs="Arial"/>
          <w:szCs w:val="20"/>
        </w:rPr>
      </w:pPr>
    </w:p>
    <w:p w14:paraId="25CC4E14" w14:textId="13F9F4F7" w:rsidR="00494A17" w:rsidRPr="0087217A" w:rsidRDefault="00494A17" w:rsidP="008118DC">
      <w:pPr>
        <w:rPr>
          <w:rFonts w:cs="Arial"/>
          <w:rPrChange w:id="7" w:author="Chamberlain, Darryl" w:date="2025-02-05T17:15:00Z" w16du:dateUtc="2025-02-05T22:15:00Z">
            <w:rPr>
              <w:rFonts w:ascii="Times New Roman" w:hAnsi="Times New Roman"/>
            </w:rPr>
          </w:rPrChange>
        </w:rPr>
      </w:pPr>
      <w:r w:rsidRPr="0087217A">
        <w:rPr>
          <w:rFonts w:cs="Arial"/>
          <w:b/>
          <w:bCs/>
          <w:i/>
          <w:iCs/>
          <w:szCs w:val="20"/>
        </w:rPr>
        <w:t xml:space="preserve">Keywords: </w:t>
      </w:r>
      <w:r w:rsidRPr="0087217A">
        <w:rPr>
          <w:rFonts w:cs="Arial"/>
          <w:szCs w:val="20"/>
        </w:rPr>
        <w:t>Community of Inquiry, Cognitive Load, Structural Equation Modeling</w:t>
      </w:r>
    </w:p>
    <w:p w14:paraId="038E2C14" w14:textId="77777777" w:rsidR="008044F8" w:rsidRPr="008044F8" w:rsidRDefault="008044F8" w:rsidP="008118DC"/>
    <w:p w14:paraId="1AC86302" w14:textId="292866CE" w:rsidR="00F8242A" w:rsidRPr="008118DC" w:rsidRDefault="00F8242A" w:rsidP="0087217A">
      <w:pPr>
        <w:pStyle w:val="Heading1"/>
      </w:pPr>
      <w:r w:rsidRPr="0087217A">
        <w:t>Introduction</w:t>
      </w:r>
    </w:p>
    <w:p w14:paraId="11901DDB" w14:textId="732A010C" w:rsidR="004443C6" w:rsidRPr="0002539A" w:rsidRDefault="008118DC" w:rsidP="00AE6E0C">
      <w:pPr>
        <w:pStyle w:val="Heading2"/>
      </w:pPr>
      <w:r>
        <w:t xml:space="preserve">1.1 </w:t>
      </w:r>
      <w:r w:rsidR="00401D9B" w:rsidRPr="0002539A">
        <w:t xml:space="preserve">Active Learning </w:t>
      </w:r>
      <w:r w:rsidR="004443C6" w:rsidRPr="0002539A">
        <w:t xml:space="preserve">Online </w:t>
      </w:r>
    </w:p>
    <w:p w14:paraId="2B0DE06E" w14:textId="5F76F62B" w:rsidR="00D536A0" w:rsidRPr="002C3135" w:rsidRDefault="00CD388E" w:rsidP="00D536A0">
      <w:pPr>
        <w:ind w:firstLine="720"/>
        <w:rPr>
          <w:rFonts w:cs="Arial"/>
          <w:szCs w:val="20"/>
        </w:rPr>
      </w:pPr>
      <w:r w:rsidRPr="002C3135">
        <w:rPr>
          <w:rFonts w:cs="Arial"/>
          <w:szCs w:val="20"/>
        </w:rPr>
        <w:t xml:space="preserve">Recent years have seen continued growth in </w:t>
      </w:r>
      <w:r w:rsidR="00A2383A" w:rsidRPr="002C3135">
        <w:rPr>
          <w:rFonts w:cs="Arial"/>
          <w:szCs w:val="20"/>
        </w:rPr>
        <w:t>online undergraduate course offerings, including the asynchronous online modality</w:t>
      </w:r>
      <w:r w:rsidR="001C57A5" w:rsidRPr="002C3135">
        <w:rPr>
          <w:rFonts w:cs="Arial"/>
          <w:szCs w:val="20"/>
        </w:rPr>
        <w:t xml:space="preserve"> </w:t>
      </w:r>
      <w:r w:rsidR="00C5796C" w:rsidRPr="002C3135">
        <w:rPr>
          <w:rFonts w:cs="Arial"/>
          <w:szCs w:val="20"/>
        </w:rPr>
        <w:fldChar w:fldCharType="begin"/>
      </w:r>
      <w:r w:rsidR="00AB154C">
        <w:rPr>
          <w:rFonts w:cs="Arial"/>
          <w:szCs w:val="20"/>
        </w:rPr>
        <w:instrText xml:space="preserve"> ADDIN ZOTERO_ITEM CSL_CITATION {"citationID":"y9K6IWzt","properties":{"formattedCitation":"({\\i{}National Center for Education Statistics}, n.d.)","plainCitation":"(National Center for Education Statistics, n.d.)","noteIndex":0},"citationItems":[{"id":69,"uris":["http://zotero.org/users/8793764/items/3GX26LK8"],"itemData":{"id":69,"type":"webpage","abstract":"The NCES Fast Facts Tool provides quick answers to many education questions (National Center for Education Statistics).  Get answers on Early Childhood Education, Elementary and Secondary Education and Higher Education here.","container-title":"National Center for Education Statistics Fast Facts: Distance Learning","language":"EN","note":"publisher: National Center for Education Statistics","title":"National Center for Education Statistics","URL":"https://nces.ed.gov/fastfacts/display.asp?id=80","accessed":{"date-parts":[["2021",11,23]]}}}],"schema":"https://github.com/citation-style-language/schema/raw/master/csl-citation.json"} </w:instrText>
      </w:r>
      <w:r w:rsidR="00C5796C" w:rsidRPr="002C3135">
        <w:rPr>
          <w:rFonts w:cs="Arial"/>
          <w:szCs w:val="20"/>
        </w:rPr>
        <w:fldChar w:fldCharType="separate"/>
      </w:r>
      <w:r w:rsidR="00C5796C" w:rsidRPr="002C3135">
        <w:rPr>
          <w:rFonts w:cs="Arial"/>
          <w:szCs w:val="20"/>
        </w:rPr>
        <w:t>(</w:t>
      </w:r>
      <w:r w:rsidR="00C5796C" w:rsidRPr="002C3135">
        <w:rPr>
          <w:rFonts w:cs="Arial"/>
          <w:i/>
          <w:iCs/>
          <w:szCs w:val="20"/>
        </w:rPr>
        <w:t>National Center for Education Statistics</w:t>
      </w:r>
      <w:r w:rsidR="00C5796C" w:rsidRPr="002C3135">
        <w:rPr>
          <w:rFonts w:cs="Arial"/>
          <w:szCs w:val="20"/>
        </w:rPr>
        <w:t>, n.d.)</w:t>
      </w:r>
      <w:r w:rsidR="00C5796C" w:rsidRPr="002C3135">
        <w:rPr>
          <w:rFonts w:cs="Arial"/>
          <w:szCs w:val="20"/>
        </w:rPr>
        <w:fldChar w:fldCharType="end"/>
      </w:r>
      <w:r w:rsidR="00A2383A" w:rsidRPr="002C3135">
        <w:rPr>
          <w:rFonts w:cs="Arial"/>
          <w:szCs w:val="20"/>
        </w:rPr>
        <w:t>.</w:t>
      </w:r>
      <w:r w:rsidR="001E713D" w:rsidRPr="002C3135">
        <w:rPr>
          <w:rFonts w:cs="Arial"/>
          <w:szCs w:val="20"/>
        </w:rPr>
        <w:t xml:space="preserve"> </w:t>
      </w:r>
      <w:r w:rsidR="001F1144" w:rsidRPr="002C3135">
        <w:rPr>
          <w:rFonts w:cs="Arial"/>
          <w:szCs w:val="20"/>
        </w:rPr>
        <w:t>While not all teaching strategies are transferable to the asynchronous online modality, t</w:t>
      </w:r>
      <w:r w:rsidR="00761CC3" w:rsidRPr="002C3135">
        <w:rPr>
          <w:rFonts w:cs="Arial"/>
          <w:szCs w:val="20"/>
        </w:rPr>
        <w:t xml:space="preserve">he online learning environment offers unique options for actively engaging students. </w:t>
      </w:r>
      <w:r w:rsidR="00B06917" w:rsidRPr="002C3135">
        <w:rPr>
          <w:rFonts w:cs="Arial"/>
          <w:szCs w:val="20"/>
        </w:rPr>
        <w:t xml:space="preserve">For example, </w:t>
      </w:r>
      <w:r w:rsidR="003A4FE3" w:rsidRPr="002C3135">
        <w:rPr>
          <w:rFonts w:cs="Arial"/>
          <w:szCs w:val="20"/>
        </w:rPr>
        <w:t>a</w:t>
      </w:r>
      <w:r w:rsidR="00B85863" w:rsidRPr="002C3135">
        <w:rPr>
          <w:rFonts w:cs="Arial"/>
          <w:szCs w:val="20"/>
        </w:rPr>
        <w:t xml:space="preserve">ctive learning, </w:t>
      </w:r>
      <w:r w:rsidR="00033C9C" w:rsidRPr="002C3135">
        <w:rPr>
          <w:rFonts w:cs="Arial"/>
          <w:szCs w:val="20"/>
        </w:rPr>
        <w:t xml:space="preserve">which </w:t>
      </w:r>
      <w:r w:rsidR="00521FF2" w:rsidRPr="002C3135">
        <w:rPr>
          <w:rFonts w:cs="Arial"/>
          <w:szCs w:val="20"/>
        </w:rPr>
        <w:t>is grounded in</w:t>
      </w:r>
      <w:r w:rsidR="00B85863" w:rsidRPr="002C3135">
        <w:rPr>
          <w:rFonts w:cs="Arial"/>
          <w:szCs w:val="20"/>
        </w:rPr>
        <w:t xml:space="preserve"> the constructivist theories of learning, </w:t>
      </w:r>
      <w:r w:rsidR="0044108E" w:rsidRPr="002C3135">
        <w:rPr>
          <w:rFonts w:cs="Arial"/>
          <w:szCs w:val="20"/>
        </w:rPr>
        <w:t>is well-established as an andragogical strategy to promote active participation in the knowledge construction</w:t>
      </w:r>
      <w:r w:rsidR="00B06917" w:rsidRPr="002C3135">
        <w:rPr>
          <w:rFonts w:cs="Arial"/>
          <w:szCs w:val="20"/>
        </w:rPr>
        <w:t xml:space="preserve">. </w:t>
      </w:r>
      <w:r w:rsidR="007D2D0D" w:rsidRPr="002C3135">
        <w:rPr>
          <w:rFonts w:cs="Arial"/>
          <w:szCs w:val="20"/>
        </w:rPr>
        <w:t xml:space="preserve">Active learning activities include group discussions, case studies, problem-based learning, </w:t>
      </w:r>
      <w:r w:rsidR="00472263" w:rsidRPr="002C3135">
        <w:rPr>
          <w:rFonts w:cs="Arial"/>
          <w:szCs w:val="20"/>
        </w:rPr>
        <w:t xml:space="preserve">role-playing, </w:t>
      </w:r>
      <w:r w:rsidR="009A6670" w:rsidRPr="002C3135">
        <w:rPr>
          <w:rFonts w:cs="Arial"/>
          <w:szCs w:val="20"/>
        </w:rPr>
        <w:t xml:space="preserve">peer review, </w:t>
      </w:r>
      <w:r w:rsidR="007D2D0D" w:rsidRPr="002C3135">
        <w:rPr>
          <w:rFonts w:cs="Arial"/>
          <w:szCs w:val="20"/>
        </w:rPr>
        <w:t xml:space="preserve">and hands-on activities. </w:t>
      </w:r>
      <w:r w:rsidR="00B06917" w:rsidRPr="002C3135">
        <w:rPr>
          <w:rFonts w:cs="Arial"/>
          <w:szCs w:val="20"/>
        </w:rPr>
        <w:t xml:space="preserve">Active learning has broad support in both </w:t>
      </w:r>
      <w:r w:rsidR="00033C9C" w:rsidRPr="002C3135">
        <w:rPr>
          <w:rFonts w:cs="Arial"/>
          <w:szCs w:val="20"/>
        </w:rPr>
        <w:t>the traditional learning environment</w:t>
      </w:r>
      <w:r w:rsidR="001930C4" w:rsidRPr="002C3135">
        <w:rPr>
          <w:rFonts w:cs="Arial"/>
          <w:szCs w:val="20"/>
        </w:rPr>
        <w:t xml:space="preserve"> </w:t>
      </w:r>
      <w:r w:rsidR="001930C4" w:rsidRPr="002C3135">
        <w:rPr>
          <w:rFonts w:cs="Arial"/>
          <w:szCs w:val="20"/>
        </w:rPr>
        <w:fldChar w:fldCharType="begin"/>
      </w:r>
      <w:r w:rsidR="00AB154C">
        <w:rPr>
          <w:rFonts w:cs="Arial"/>
          <w:szCs w:val="20"/>
        </w:rPr>
        <w:instrText xml:space="preserve"> ADDIN ZOTERO_ITEM CSL_CITATION {"citationID":"mjTcPkDj","properties":{"formattedCitation":"(Theobald et al., 2020)","plainCitation":"(Theobald et al., 2020)","noteIndex":0},"citationItems":[{"id":300,"uris":["http://zotero.org/users/8793764/items/S9U3R2B8"],"itemData":{"id":300,"type":"article-journal","container-title":"Proceedings of the National Academy of Sciences","DOI":"10.1073/pnas.1916903117","issue":"12","note":"publisher: Proceedings of the National Academy of Sciences","page":"6476-6483","source":"pnas.org (Atypon)","title":"Active learning narrows achievement gaps for underrepresented students in undergraduate science, technology, engineering, and math","volume":"117","author":[{"family":"Theobald","given":"Elli J."},{"family":"Hill","given":"Mariah J."},{"family":"Tran","given":"Elisa"},{"family":"Agrawal","given":"Sweta"},{"family":"Arroyo","given":"E. Nicole"},{"family":"Behling","given":"Shawn"},{"family":"Chambwe","given":"Nyasha"},{"family":"Cintrón","given":"Dianne Laboy"},{"family":"Cooper","given":"Jacob D."},{"family":"Dunster","given":"Gideon"},{"family":"Grummer","given":"Jared A."},{"family":"Hennessey","given":"Kelly"},{"family":"Hsiao","given":"Jennifer"},{"family":"Iranon","given":"Nicole"},{"family":"Jones","given":"Leonard"},{"family":"Jordt","given":"Hannah"},{"family":"Keller","given":"Marlowe"},{"family":"Lacey","given":"Melissa E."},{"family":"Littlefield","given":"Caitlin E."},{"family":"Lowe","given":"Alexander"},{"family":"Newman","given":"Shannon"},{"family":"Okolo","given":"Vera"},{"family":"Olroyd","given":"Savannah"},{"family":"Peecook","given":"Brandon R."},{"family":"Pickett","given":"Sarah B."},{"family":"Slager","given":"David L."},{"family":"Caviedes-Solis","given":"Itzue W."},{"family":"Stanchak","given":"Kathryn E."},{"family":"Sundaravardan","given":"Vasudha"},{"family":"Valdebenito","given":"Camila"},{"family":"Williams","given":"Claire R."},{"family":"Zinsli","given":"Kaitlin"},{"family":"Freeman","given":"Scott"}],"issued":{"date-parts":[["2020",3,24]]}}}],"schema":"https://github.com/citation-style-language/schema/raw/master/csl-citation.json"} </w:instrText>
      </w:r>
      <w:r w:rsidR="001930C4" w:rsidRPr="002C3135">
        <w:rPr>
          <w:rFonts w:cs="Arial"/>
          <w:szCs w:val="20"/>
        </w:rPr>
        <w:fldChar w:fldCharType="separate"/>
      </w:r>
      <w:r w:rsidR="001930C4" w:rsidRPr="002C3135">
        <w:rPr>
          <w:rFonts w:cs="Arial"/>
          <w:szCs w:val="20"/>
        </w:rPr>
        <w:t>(Theobald et al., 2020)</w:t>
      </w:r>
      <w:r w:rsidR="001930C4" w:rsidRPr="002C3135">
        <w:rPr>
          <w:rFonts w:cs="Arial"/>
          <w:szCs w:val="20"/>
        </w:rPr>
        <w:fldChar w:fldCharType="end"/>
      </w:r>
      <w:r w:rsidR="00B06917" w:rsidRPr="002C3135">
        <w:rPr>
          <w:rFonts w:cs="Arial"/>
          <w:szCs w:val="20"/>
        </w:rPr>
        <w:t xml:space="preserve"> and the </w:t>
      </w:r>
      <w:r w:rsidR="000768B7" w:rsidRPr="002C3135">
        <w:rPr>
          <w:rFonts w:cs="Arial"/>
          <w:szCs w:val="20"/>
        </w:rPr>
        <w:t xml:space="preserve">online learning environment </w:t>
      </w:r>
      <w:r w:rsidR="00D114B4" w:rsidRPr="002C3135">
        <w:rPr>
          <w:rFonts w:cs="Arial"/>
          <w:szCs w:val="20"/>
        </w:rPr>
        <w:fldChar w:fldCharType="begin"/>
      </w:r>
      <w:r w:rsidR="00AB154C">
        <w:rPr>
          <w:rFonts w:cs="Arial"/>
          <w:szCs w:val="20"/>
        </w:rPr>
        <w:instrText xml:space="preserve"> ADDIN ZOTERO_ITEM CSL_CITATION {"citationID":"0AJ04SnU","properties":{"formattedCitation":"(Berssanette &amp; de Francisco, 2021)","plainCitation":"(Berssanette &amp; de Francisco, 2021)","noteIndex":0},"citationItems":[{"id":299,"uris":["http://zotero.org/users/8793764/items/AG3EKNIH"],"itemData":{"id":299,"type":"article-journal","abstract":"Aim/Purpose: This paper presents the results of a systematic literature review that sought to identify the studies that relate the different pedagogical techniques by which active learning is developed in the context of the teaching/learning of computer programming, with the objective to characterize the approaches, the pedagogical techniques used, the application, the contributions, and difficulties of implementation reported by these studies.\n\nBackground: The literature has shown that teachers in teaching programming have been less successful than they should and need to be, so dropout and failure rates for students remain high. In this sense, much has been discussed about the possibilities and limitations of using the active learning pedagogical techniques in this context.\n\nMethodology: For this review, an analysis from all studies mentioning active learning in the context of the teaching/learning of computer programming published between 2014 and 2019 was performed, retrieved in WOS, SCOPUS, ScienceDirect, and ACM Digital Library. The selection of studies was based on a set of criteria established to guide the selection process, including alignment with the research questions and evaluating the quality of studies.\n\nContribution: This study contributes to an overview of the current scenario, characterizing the research studies that associate the different pedagogical techniques of active learning in the context of the teaching/learning of computer programming.\n\nFindings: The results showed that the studies’ approaches usually occur by intervention/pedagogical experiment or by the development of a tool, instrument or methodology. The lipped classroom methodology has obtained a notable prominence in research. The use of active learning pedagogical techniques results in greater acceptance or positive feedback from students, increasing their satisfaction or motivation to improve the learning experience, learning outcomes, or student performance. However, they require a greater effort/work by the teacher to plan and/or execute the teaching/learning process. It should be highlighted that the contributions observed for the teaching/learning process of computer programming derive from investigations mainly concentrated in the university context, aiming to observe if these contributions can be reproduced in other education levels. The contributions observed in the studies regarding the uses of pedagogical techniques of active learning in the context of computer programming indicate that their use can contribute significantly to the teaching/learning process, showing it to be a viable alternative and consistent with the reduction of the failures in the learning of programming.\n\nRecommendations for Practitioners: Considering that over the years the teaching/learning process of computer programming has been a challenge for students, based on the findings of this research, we recommend that teachers consider restructuring their traditional practices of teaching computer programming, making use of pedagogical techniques of active learning to obtain better learning results of their students.\n\nRecommendation for Researchers: We recommend that fellow scholars consider investigating how the difficulties inherent to teachers related to the teaching/learning process of programming may relate to difficulties concerning students and content, especially with regard to traditional teaching practices.\n\nImpact on Society: This study adds to previous systematic reviews of the literature, specifically studies that relate active learning to the context of teaching/learning of programming. It is hoped that the findings of this article can support other research that addresses the topic, enabling its development and deepening, through the developed basis from which active learning researchers can work.\n\nFuture Research: Future studies may investigate the benefits of using different pedagogical techniques for active learning and the costs related to the higher cognitive burden imposed by these techniques for learning computer programming.","container-title":"Journal of Information Technology Education: Research","DOI":"10.28945/4767","ISSN":"1547-9714, 1539-3585","journalAbbreviation":"JITE:Research","language":"en","page":"201-220","source":"DOI.org (Crossref)","title":"Active Learning in the Context of the Teaching/Learning of Computer Programming: A Systematic Review","title-short":"Active Learning in the Context of the Teaching/Learning of Computer Programming","volume":"20","author":[{"family":"Berssanette","given":"Joao"},{"family":"Francisco","given":"Antonio","non-dropping-particle":"de"}],"issued":{"date-parts":[["2021"]]}}}],"schema":"https://github.com/citation-style-language/schema/raw/master/csl-citation.json"} </w:instrText>
      </w:r>
      <w:r w:rsidR="00D114B4" w:rsidRPr="002C3135">
        <w:rPr>
          <w:rFonts w:cs="Arial"/>
          <w:szCs w:val="20"/>
        </w:rPr>
        <w:fldChar w:fldCharType="separate"/>
      </w:r>
      <w:r w:rsidR="004537D7" w:rsidRPr="002C3135">
        <w:rPr>
          <w:rFonts w:cs="Arial"/>
          <w:szCs w:val="20"/>
        </w:rPr>
        <w:t>(Berssanette &amp; de Francisco, 2021)</w:t>
      </w:r>
      <w:r w:rsidR="00D114B4" w:rsidRPr="002C3135">
        <w:rPr>
          <w:rFonts w:cs="Arial"/>
          <w:szCs w:val="20"/>
        </w:rPr>
        <w:fldChar w:fldCharType="end"/>
      </w:r>
      <w:r w:rsidR="000768B7" w:rsidRPr="002C3135">
        <w:rPr>
          <w:rFonts w:cs="Arial"/>
          <w:szCs w:val="20"/>
        </w:rPr>
        <w:t>.</w:t>
      </w:r>
      <w:r w:rsidR="0044108E" w:rsidRPr="002C3135">
        <w:rPr>
          <w:rFonts w:cs="Arial"/>
          <w:szCs w:val="20"/>
        </w:rPr>
        <w:t xml:space="preserve"> </w:t>
      </w:r>
      <w:r w:rsidR="003A4FE3" w:rsidRPr="002C3135">
        <w:rPr>
          <w:rFonts w:cs="Arial"/>
          <w:szCs w:val="20"/>
        </w:rPr>
        <w:t xml:space="preserve">However, some active learning tasks </w:t>
      </w:r>
      <w:r w:rsidR="00133511" w:rsidRPr="002C3135">
        <w:rPr>
          <w:rFonts w:cs="Arial"/>
          <w:szCs w:val="20"/>
        </w:rPr>
        <w:t xml:space="preserve">are better suited for </w:t>
      </w:r>
      <w:r w:rsidR="00CE62E9" w:rsidRPr="002C3135">
        <w:rPr>
          <w:rFonts w:cs="Arial"/>
          <w:szCs w:val="20"/>
        </w:rPr>
        <w:t>synchronous</w:t>
      </w:r>
      <w:r w:rsidR="00133511" w:rsidRPr="002C3135">
        <w:rPr>
          <w:rFonts w:cs="Arial"/>
          <w:szCs w:val="20"/>
        </w:rPr>
        <w:t xml:space="preserve"> engagement</w:t>
      </w:r>
      <w:r w:rsidR="008B246F" w:rsidRPr="002C3135">
        <w:rPr>
          <w:rFonts w:cs="Arial"/>
          <w:szCs w:val="20"/>
        </w:rPr>
        <w:t xml:space="preserve"> while others can be modified for the asynchronous modality</w:t>
      </w:r>
      <w:r w:rsidR="009A6670" w:rsidRPr="002C3135">
        <w:rPr>
          <w:rFonts w:cs="Arial"/>
          <w:szCs w:val="20"/>
        </w:rPr>
        <w:t>, typically</w:t>
      </w:r>
      <w:r w:rsidR="008B246F" w:rsidRPr="002C3135">
        <w:rPr>
          <w:rFonts w:cs="Arial"/>
          <w:szCs w:val="20"/>
        </w:rPr>
        <w:t xml:space="preserve"> using </w:t>
      </w:r>
      <w:r w:rsidR="00CE62E9" w:rsidRPr="002C3135">
        <w:rPr>
          <w:rFonts w:cs="Arial"/>
          <w:szCs w:val="20"/>
        </w:rPr>
        <w:t>technology tools</w:t>
      </w:r>
      <w:r w:rsidR="008B246F" w:rsidRPr="002C3135">
        <w:rPr>
          <w:rFonts w:cs="Arial"/>
          <w:szCs w:val="20"/>
        </w:rPr>
        <w:t xml:space="preserve">. </w:t>
      </w:r>
      <w:r w:rsidR="00CE62E9" w:rsidRPr="002C3135">
        <w:rPr>
          <w:rFonts w:cs="Arial"/>
          <w:szCs w:val="20"/>
        </w:rPr>
        <w:t xml:space="preserve"> </w:t>
      </w:r>
    </w:p>
    <w:p w14:paraId="4D678F95" w14:textId="357BEB0D" w:rsidR="00C35030" w:rsidRDefault="00C35030" w:rsidP="00D536A0">
      <w:pPr>
        <w:ind w:firstLine="720"/>
        <w:rPr>
          <w:rFonts w:cs="Arial"/>
          <w:szCs w:val="20"/>
        </w:rPr>
      </w:pPr>
      <w:r w:rsidRPr="002C3135">
        <w:rPr>
          <w:rFonts w:cs="Arial"/>
          <w:szCs w:val="20"/>
        </w:rPr>
        <w:t xml:space="preserve">In online learning, active learning has been shown to have </w:t>
      </w:r>
      <w:r w:rsidR="00BB651F" w:rsidRPr="002C3135">
        <w:rPr>
          <w:rFonts w:cs="Arial"/>
          <w:szCs w:val="20"/>
        </w:rPr>
        <w:t xml:space="preserve">multiple positive impacts on students, including </w:t>
      </w:r>
      <w:r w:rsidR="00552858" w:rsidRPr="002C3135">
        <w:rPr>
          <w:rFonts w:cs="Arial"/>
          <w:szCs w:val="20"/>
        </w:rPr>
        <w:t xml:space="preserve">increased course satisfaction, stronger motivation, </w:t>
      </w:r>
      <w:r w:rsidR="00095693" w:rsidRPr="002C3135">
        <w:rPr>
          <w:rFonts w:cs="Arial"/>
          <w:szCs w:val="20"/>
        </w:rPr>
        <w:t>improved mastery of learning outcomes</w:t>
      </w:r>
      <w:r w:rsidR="00EF745A" w:rsidRPr="002C3135">
        <w:rPr>
          <w:rFonts w:cs="Arial"/>
          <w:szCs w:val="20"/>
        </w:rPr>
        <w:t>, and development of transferable skills like critical thinking</w:t>
      </w:r>
      <w:r w:rsidR="00095693" w:rsidRPr="002C3135">
        <w:rPr>
          <w:rFonts w:cs="Arial"/>
          <w:szCs w:val="20"/>
        </w:rPr>
        <w:t xml:space="preserve"> </w:t>
      </w:r>
      <w:r w:rsidR="00095693" w:rsidRPr="002C3135">
        <w:rPr>
          <w:rFonts w:cs="Arial"/>
          <w:szCs w:val="20"/>
        </w:rPr>
        <w:fldChar w:fldCharType="begin"/>
      </w:r>
      <w:r w:rsidR="00AB154C">
        <w:rPr>
          <w:rFonts w:cs="Arial"/>
          <w:szCs w:val="20"/>
        </w:rPr>
        <w:instrText xml:space="preserve"> ADDIN ZOTERO_ITEM CSL_CITATION {"citationID":"QPihKHG2","properties":{"formattedCitation":"(Berssanette &amp; de Francisco, 2021; Rossi et al., 2021)","plainCitation":"(Berssanette &amp; de Francisco, 2021; Rossi et al., 2021)","noteIndex":0},"citationItems":[{"id":299,"uris":["http://zotero.org/users/8793764/items/AG3EKNIH"],"itemData":{"id":299,"type":"article-journal","abstract":"Aim/Purpose: This paper presents the results of a systematic literature review that sought to identify the studies that relate the different pedagogical techniques by which active learning is developed in the context of the teaching/learning of computer programming, with the objective to characterize the approaches, the pedagogical techniques used, the application, the contributions, and difficulties of implementation reported by these studies.\n\nBackground: The literature has shown that teachers in teaching programming have been less successful than they should and need to be, so dropout and failure rates for students remain high. In this sense, much has been discussed about the possibilities and limitations of using the active learning pedagogical techniques in this context.\n\nMethodology: For this review, an analysis from all studies mentioning active learning in the context of the teaching/learning of computer programming published between 2014 and 2019 was performed, retrieved in WOS, SCOPUS, ScienceDirect, and ACM Digital Library. The selection of studies was based on a set of criteria established to guide the selection process, including alignment with the research questions and evaluating the quality of studies.\n\nContribution: This study contributes to an overview of the current scenario, characterizing the research studies that associate the different pedagogical techniques of active learning in the context of the teaching/learning of computer programming.\n\nFindings: The results showed that the studies’ approaches usually occur by intervention/pedagogical experiment or by the development of a tool, instrument or methodology. The lipped classroom methodology has obtained a notable prominence in research. The use of active learning pedagogical techniques results in greater acceptance or positive feedback from students, increasing their satisfaction or motivation to improve the learning experience, learning outcomes, or student performance. However, they require a greater effort/work by the teacher to plan and/or execute the teaching/learning process. It should be highlighted that the contributions observed for the teaching/learning process of computer programming derive from investigations mainly concentrated in the university context, aiming to observe if these contributions can be reproduced in other education levels. The contributions observed in the studies regarding the uses of pedagogical techniques of active learning in the context of computer programming indicate that their use can contribute significantly to the teaching/learning process, showing it to be a viable alternative and consistent with the reduction of the failures in the learning of programming.\n\nRecommendations for Practitioners: Considering that over the years the teaching/learning process of computer programming has been a challenge for students, based on the findings of this research, we recommend that teachers consider restructuring their traditional practices of teaching computer programming, making use of pedagogical techniques of active learning to obtain better learning results of their students.\n\nRecommendation for Researchers: We recommend that fellow scholars consider investigating how the difficulties inherent to teachers related to the teaching/learning process of programming may relate to difficulties concerning students and content, especially with regard to traditional teaching practices.\n\nImpact on Society: This study adds to previous systematic reviews of the literature, specifically studies that relate active learning to the context of teaching/learning of programming. It is hoped that the findings of this article can support other research that addresses the topic, enabling its development and deepening, through the developed basis from which active learning researchers can work.\n\nFuture Research: Future studies may investigate the benefits of using different pedagogical techniques for active learning and the costs related to the higher cognitive burden imposed by these techniques for learning computer programming.","container-title":"Journal of Information Technology Education: Research","DOI":"10.28945/4767","ISSN":"1547-9714, 1539-3585","journalAbbreviation":"JITE:Research","language":"en","page":"201-220","source":"DOI.org (Crossref)","title":"Active Learning in the Context of the Teaching/Learning of Computer Programming: A Systematic Review","title-short":"Active Learning in the Context of the Teaching/Learning of Computer Programming","volume":"20","author":[{"family":"Berssanette","given":"Joao"},{"family":"Francisco","given":"Antonio","non-dropping-particle":"de"}],"issued":{"date-parts":[["2021"]]}}},{"id":295,"uris":["http://zotero.org/users/8793764/items/4TDH9PAJ"],"itemData":{"id":295,"type":"article-journal","abstract":"Active teaching methodologies have been placed as a hope for changing education at different levels, transiting from passive lecture-centered to student-centered learning. With the health measures of social distance, the COVID-19 pandemic forced a strong shift to remote education. With the challenge of delivering quality education through a computer screen, we validated and applied an online course model using active teaching tools for higher education. We incorporated published active-learning strategies into an online construct, with problem-based inquiry and design of inquiry research projects to serve as our core active learning tool. The gains related to students' science learning experiences and their attitudes toward science were assessed by applying questionnaires before, during, and after the course. The course counted on the participation of 83 students, most of them (60.8%) from postgraduate students. Our results show that engagement provided by active learning methods can improve performance both in hard and soft skills. Students' participation seems to be more relevant when activities require the interaction of information, prediction, and reasoning, such as open-ended questions and design of research projects. Therefore, our data show that, in pandemic, active learning tools benefit students and improve their critical thinking and their motivation and positive positioning in science.","container-title":"Biochemistry and Molecular Biology Education","DOI":"10.1002/bmb.21574","ISSN":"1539-3429","issue":"6","language":"en","note":"_eprint: https://onlinelibrary.wiley.com/doi/pdf/10.1002/bmb.21574","page":"888-903","source":"Wiley Online Library","title":"Active learning tools improve the learning outcomes, scientific attitude, and critical thinking in higher education: Experiences in an online course during the COVID-19 pandemic","title-short":"Active learning tools improve the learning outcomes, scientific attitude, and critical thinking in higher education","volume":"49","author":[{"family":"Rossi","given":"Izadora Volpato"},{"family":"Lima","given":"Jordana Dinorá","non-dropping-particle":"de"},{"family":"Sabatke","given":"Bruna"},{"family":"Nunes","given":"Maria Alice Ferreira"},{"family":"Ramirez","given":"Graciela Evans"},{"family":"Ramirez","given":"Marcel Ivan"}],"issued":{"date-parts":[["2021"]]}}}],"schema":"https://github.com/citation-style-language/schema/raw/master/csl-citation.json"} </w:instrText>
      </w:r>
      <w:r w:rsidR="00095693" w:rsidRPr="002C3135">
        <w:rPr>
          <w:rFonts w:cs="Arial"/>
          <w:szCs w:val="20"/>
        </w:rPr>
        <w:fldChar w:fldCharType="separate"/>
      </w:r>
      <w:r w:rsidR="004537D7" w:rsidRPr="002C3135">
        <w:rPr>
          <w:rFonts w:cs="Arial"/>
          <w:szCs w:val="20"/>
        </w:rPr>
        <w:t>(Berssanette &amp; de Francisco, 2021; Rossi et al., 2021)</w:t>
      </w:r>
      <w:r w:rsidR="00095693" w:rsidRPr="002C3135">
        <w:rPr>
          <w:rFonts w:cs="Arial"/>
          <w:szCs w:val="20"/>
        </w:rPr>
        <w:fldChar w:fldCharType="end"/>
      </w:r>
      <w:r w:rsidR="00095693" w:rsidRPr="002C3135">
        <w:rPr>
          <w:rFonts w:cs="Arial"/>
          <w:szCs w:val="20"/>
        </w:rPr>
        <w:t xml:space="preserve">. </w:t>
      </w:r>
      <w:r w:rsidR="00351B56" w:rsidRPr="002C3135">
        <w:rPr>
          <w:rFonts w:cs="Arial"/>
          <w:szCs w:val="20"/>
        </w:rPr>
        <w:t>Students</w:t>
      </w:r>
      <w:r w:rsidR="004A30F7" w:rsidRPr="002C3135">
        <w:rPr>
          <w:rFonts w:cs="Arial"/>
          <w:szCs w:val="20"/>
        </w:rPr>
        <w:t xml:space="preserve"> report positive views regarding the use of active learning in online courses </w:t>
      </w:r>
      <w:r w:rsidR="001F71C0" w:rsidRPr="002C3135">
        <w:rPr>
          <w:rFonts w:cs="Arial"/>
          <w:szCs w:val="20"/>
        </w:rPr>
        <w:fldChar w:fldCharType="begin"/>
      </w:r>
      <w:r w:rsidR="00AB154C">
        <w:rPr>
          <w:rFonts w:cs="Arial"/>
          <w:szCs w:val="20"/>
        </w:rPr>
        <w:instrText xml:space="preserve"> ADDIN ZOTERO_ITEM CSL_CITATION {"citationID":"Xkw1GQfv","properties":{"formattedCitation":"(Cole et al., 2021; Koohang et al., 2016)","plainCitation":"(Cole et al., 2021; Koohang et al., 2016)","noteIndex":0},"citationItems":[{"id":296,"uris":["http://zotero.org/users/8793764/items/SEY6GLI6"],"itemData":{"id":296,"type":"article-journal","abstract":"Student engagement in online courses may be more ambiguous, and complex to understand than in face-to-face (FtF) classrooms settings. Without regular FtF interaction, instructors may feel unable to accurately gauge student engagement, and respond accordingly. This research explored student perceptions of online active learning practices (Koohang, Paliszkiewicz, Nord, &amp; Ramim, 2014, Advancing a theoretical model for knowledge construction in e-learning. Online Journal of Applied Knowledge Management, 2, 12–25), student uncertainty about social belonging in college (Walton &amp; Cohen, 2011, A brief social-belonging intervention improves academic and health outcomes of minority students. Science, 331, 1447–1451. doi: 10.1126/science.1198364) and a course’s online learning climate (Kaufmann, Sellnow, &amp; Frisby, 2016, The development and validation of the online learning climate scale (OLCS). Communication Education, 65, 307–321. doi: 10.1080/03634523.2015.1101778), as potential predictors of online student engagement. Results from hierarchical multiple regression models provide evidence of the predictive potential for these elements on online student engagement. Some possible evidence for the predictive potential of student GPA and age is provided as well. Implications of these findings, and future research opportunities are discussed.","container-title":"Interactive Learning Environments","DOI":"10.1080/10494820.2019.1619593","ISSN":"1049-4820","issue":"5","note":"publisher: Routledge\n_eprint: https://doi.org/10.1080/10494820.2019.1619593","page":"866-880","source":"Taylor and Francis+NEJM","title":"Student perceptions of online active learning practices and online learning climate predict online course engagement","volume":"29","author":[{"family":"Cole","given":"Andrew W."},{"family":"Lennon","given":"Lauren"},{"family":"Weber","given":"Nicole L."}],"issued":{"date-parts":[["2021",7,4]]}}},{"id":297,"uris":["http://zotero.org/users/8793764/items/TMDJZNYY"],"itemData":{"id":297,"type":"article-journal","abstract":"The purpose of this study was to investigate learners' perceived views about the importance of including active learning elements in the design of online courses giving attention to three selected variables: age, gender, and college status. The subjects participated in the study were undergraduate and graduate students taking online courses at a medium-sized University in the Midwest, USA. ANOVA was used to analyze the collected data. Significant mean differences were reported for all three selected variables. Conclusion, implications, and recommendations for future research are made.","container-title":"Online Journal of Applied Knowledge Management","DOI":"10.36965/OJAKM.2016.4(2)17-28","ISSN":"2325-4688","issue":"2","journalAbbreviation":"OJAKM","language":"en","page":"17-28","source":"DOI.org (Crossref)","title":"The importance of active learning elements in the design of online courses","volume":"4","author":[{"family":"Koohang","given":"Alex"},{"family":"Paliszkiewicz","given":"Joanna"},{"family":"Klein","given":"Deanna"},{"family":"Horn Nord","given":"Jeretta"}],"issued":{"date-parts":[["2016",8,15]]}}}],"schema":"https://github.com/citation-style-language/schema/raw/master/csl-citation.json"} </w:instrText>
      </w:r>
      <w:r w:rsidR="001F71C0" w:rsidRPr="002C3135">
        <w:rPr>
          <w:rFonts w:cs="Arial"/>
          <w:szCs w:val="20"/>
        </w:rPr>
        <w:fldChar w:fldCharType="separate"/>
      </w:r>
      <w:r w:rsidR="00581054" w:rsidRPr="002C3135">
        <w:rPr>
          <w:rFonts w:cs="Arial"/>
          <w:szCs w:val="20"/>
        </w:rPr>
        <w:t>(Cole et al., 2021; Koohang et al., 2016)</w:t>
      </w:r>
      <w:r w:rsidR="001F71C0" w:rsidRPr="002C3135">
        <w:rPr>
          <w:rFonts w:cs="Arial"/>
          <w:szCs w:val="20"/>
        </w:rPr>
        <w:fldChar w:fldCharType="end"/>
      </w:r>
      <w:r w:rsidR="001F71C0" w:rsidRPr="002C3135">
        <w:rPr>
          <w:rFonts w:cs="Arial"/>
          <w:szCs w:val="20"/>
        </w:rPr>
        <w:t xml:space="preserve">. </w:t>
      </w:r>
      <w:r w:rsidR="00D700A2" w:rsidRPr="002C3135">
        <w:rPr>
          <w:rFonts w:cs="Arial"/>
          <w:szCs w:val="20"/>
        </w:rPr>
        <w:t xml:space="preserve">Active learning strategies that </w:t>
      </w:r>
      <w:r w:rsidR="009C0552" w:rsidRPr="002C3135">
        <w:rPr>
          <w:rFonts w:cs="Arial"/>
          <w:szCs w:val="20"/>
        </w:rPr>
        <w:t xml:space="preserve">build community by engaging </w:t>
      </w:r>
      <w:r w:rsidR="00D700A2" w:rsidRPr="002C3135">
        <w:rPr>
          <w:rFonts w:cs="Arial"/>
          <w:szCs w:val="20"/>
        </w:rPr>
        <w:t>students with their peers and instructor can also help combat isolation that occurs in asynchronous online courses</w:t>
      </w:r>
      <w:r w:rsidR="00017DC2" w:rsidRPr="002C3135">
        <w:rPr>
          <w:rFonts w:cs="Arial"/>
          <w:szCs w:val="20"/>
        </w:rPr>
        <w:t xml:space="preserve"> </w:t>
      </w:r>
      <w:r w:rsidR="0058214D" w:rsidRPr="002C3135">
        <w:rPr>
          <w:rFonts w:cs="Arial"/>
          <w:szCs w:val="20"/>
        </w:rPr>
        <w:fldChar w:fldCharType="begin"/>
      </w:r>
      <w:r w:rsidR="00AB154C">
        <w:rPr>
          <w:rFonts w:cs="Arial"/>
          <w:szCs w:val="20"/>
        </w:rPr>
        <w:instrText xml:space="preserve"> ADDIN ZOTERO_ITEM CSL_CITATION {"citationID":"xXeLFH2g","properties":{"formattedCitation":"(Croft et al., 2010)","plainCitation":"(Croft et al., 2010)","noteIndex":0},"citationItems":[{"id":294,"uris":["http://zotero.org/users/8793764/items/MVFSP9GZ"],"itemData":{"id":294,"type":"article-journal","abstract":"The rise in popularity of distance education programmes, taught through web-based media, belies the difficulty in preparing, delivering and studying on such programmes. Preparing and providing quality material and a rich learning experience are key challenges. The physical and temporal separation of tutor and student, and between students themselves, can lead to feelings of isolation. The lack of interaction and discussion between students on non-cohort based courses lessens the richness of the learning experience and omits a significant element of the constructivist approach to learning. In order to provide maximum flexibility for students to study at a time, pace and in a subject issue of their choosing, the University of the West of England’s (UWE) MA Spatial Planning programme is delivered entirely online at a distance and asynchronously.This research investigates this pedagogic problem through examining the experiences of distance learning students at UWE, exploring issues and barriers to collaborative study, and exploring student isolation. Recommendations are generated for building a learning community on a non-cohort asynchronous programme of study. These include: providing service level agreements to clarify expectations; designating ‘staging points’ to encourage and motivate; developing student generated content as footprints ‘buried’ in the material; humanising the material; and introducing mechanisms to provide students with their peers’ thoughts/views on course material.","container-title":"Journal for Education in the Built Environment","DOI":"10.11120/jebe.2010.05010027","ISSN":"null","issue":"1","note":"publisher: Routledge\n_eprint: https://doi.org/10.11120/jebe.2010.05010027","page":"27-64","source":"Taylor and Francis+NEJM","title":"Overcoming Isolation in Distance Learning: Building a Learning Community through Time and Space","title-short":"Overcoming Isolation in Distance Learning","volume":"5","author":[{"family":"Croft","given":"Nicholas"},{"family":"Dalton","given":"Alice"},{"family":"Grant","given":"Marcus"}],"issued":{"date-parts":[["2010",7,1]]}}}],"schema":"https://github.com/citation-style-language/schema/raw/master/csl-citation.json"} </w:instrText>
      </w:r>
      <w:r w:rsidR="0058214D" w:rsidRPr="002C3135">
        <w:rPr>
          <w:rFonts w:cs="Arial"/>
          <w:szCs w:val="20"/>
        </w:rPr>
        <w:fldChar w:fldCharType="separate"/>
      </w:r>
      <w:r w:rsidR="0058214D" w:rsidRPr="002C3135">
        <w:rPr>
          <w:rFonts w:cs="Arial"/>
          <w:szCs w:val="20"/>
        </w:rPr>
        <w:t>(Croft et al., 2010)</w:t>
      </w:r>
      <w:r w:rsidR="0058214D" w:rsidRPr="002C3135">
        <w:rPr>
          <w:rFonts w:cs="Arial"/>
          <w:szCs w:val="20"/>
        </w:rPr>
        <w:fldChar w:fldCharType="end"/>
      </w:r>
      <w:r w:rsidR="001B0CB7" w:rsidRPr="002C3135">
        <w:rPr>
          <w:rFonts w:cs="Arial"/>
          <w:szCs w:val="20"/>
        </w:rPr>
        <w:t xml:space="preserve">. </w:t>
      </w:r>
      <w:r w:rsidR="00017DC2" w:rsidRPr="002C3135">
        <w:rPr>
          <w:rFonts w:cs="Arial"/>
          <w:szCs w:val="20"/>
        </w:rPr>
        <w:t xml:space="preserve"> </w:t>
      </w:r>
    </w:p>
    <w:p w14:paraId="7E3191C0" w14:textId="77777777" w:rsidR="008118DC" w:rsidRPr="002C3135" w:rsidRDefault="008118DC" w:rsidP="00D536A0">
      <w:pPr>
        <w:ind w:firstLine="720"/>
        <w:rPr>
          <w:rFonts w:cs="Arial"/>
          <w:szCs w:val="20"/>
        </w:rPr>
      </w:pPr>
    </w:p>
    <w:p w14:paraId="5F035D6D" w14:textId="194B6671" w:rsidR="0090763B" w:rsidRPr="0002539A" w:rsidRDefault="008118DC" w:rsidP="00AE6E0C">
      <w:pPr>
        <w:pStyle w:val="Heading2"/>
      </w:pPr>
      <w:r>
        <w:t xml:space="preserve">1.2 </w:t>
      </w:r>
      <w:r w:rsidR="00E4423E" w:rsidRPr="0002539A">
        <w:t>Online Learning</w:t>
      </w:r>
      <w:r w:rsidR="002C71B9" w:rsidRPr="0002539A">
        <w:t xml:space="preserve"> Community</w:t>
      </w:r>
    </w:p>
    <w:p w14:paraId="672FF918" w14:textId="77777777" w:rsidR="00F436F1" w:rsidRPr="002C3135" w:rsidRDefault="00EB5A18" w:rsidP="00F436F1">
      <w:pPr>
        <w:ind w:firstLine="720"/>
        <w:rPr>
          <w:rFonts w:cs="Arial"/>
          <w:szCs w:val="20"/>
        </w:rPr>
      </w:pPr>
      <w:r w:rsidRPr="00F436F1">
        <w:rPr>
          <w:rFonts w:cs="Arial"/>
          <w:szCs w:val="20"/>
        </w:rPr>
        <w:t xml:space="preserve">In the traditional classroom, active learning </w:t>
      </w:r>
      <w:r w:rsidR="00CA5438" w:rsidRPr="00F436F1">
        <w:rPr>
          <w:rFonts w:cs="Arial"/>
          <w:szCs w:val="20"/>
        </w:rPr>
        <w:t xml:space="preserve">has been linked to improved </w:t>
      </w:r>
      <w:r w:rsidR="00AE5CC7" w:rsidRPr="00F436F1">
        <w:rPr>
          <w:rFonts w:cs="Arial"/>
          <w:szCs w:val="20"/>
        </w:rPr>
        <w:t>persistence</w:t>
      </w:r>
      <w:r w:rsidR="00CA5438" w:rsidRPr="00F436F1">
        <w:rPr>
          <w:rFonts w:cs="Arial"/>
          <w:szCs w:val="20"/>
        </w:rPr>
        <w:t xml:space="preserve">, particularly for non-traditional students </w:t>
      </w:r>
      <w:r w:rsidR="00CA5438" w:rsidRPr="00F436F1">
        <w:rPr>
          <w:rFonts w:cs="Arial"/>
          <w:szCs w:val="20"/>
        </w:rPr>
        <w:fldChar w:fldCharType="begin"/>
      </w:r>
      <w:r w:rsidR="00AB154C" w:rsidRPr="00F436F1">
        <w:rPr>
          <w:rFonts w:cs="Arial"/>
          <w:szCs w:val="20"/>
        </w:rPr>
        <w:instrText xml:space="preserve"> ADDIN ZOTERO_ITEM CSL_CITATION {"citationID":"1MRVmJL6","properties":{"formattedCitation":"(Braxton et al., 2008; Ellis, 2020; Yu et al., 2020)","plainCitation":"(Braxton et al., 2008; Ellis, 2020; Yu et al., 2020)","noteIndex":0},"citationItems":[{"id":293,"uris":["http://zotero.org/users/8793764/items/66AG8J98"],"itemData":{"id":293,"type":"article-journal","abstract":"The primary goal of this study was to examine the impact of active learning on a student's level of overall social integration and perception of his or her institution's commitment to student welfare.","container-title":"New Directions for Teaching and Learning","DOI":"10.1002/tl.326","ISSN":"1536-0768","issue":"115","language":"en","note":"_eprint: https://onlinelibrary.wiley.com/doi/pdf/10.1002/tl.326","page":"71-83","source":"Wiley Online Library","title":"The role of active learning in college student persistence","volume":"2008","author":[{"family":"Braxton","given":"John M."},{"family":"Jones","given":"Willis A."},{"family":"Hirschy","given":"Amy S."},{"family":"Hartley III","given":"Harold V."}],"issued":{"date-parts":[["2008"]]}}},{"id":302,"uris":["http://zotero.org/users/8793764/items/6AZR9Z4P"],"itemData":{"id":302,"type":"article-journal","abstract":"Nontraditional students are flooding online programs; however, their attrition rates for program completion are higher than for traditional students. Previously, Ellis (2019) found the opposite is true for single courses; nontraditionals demonstrated greater persistence than traditional\nstudents in course activities, creating a conundrum. This study sought to identify additional differences between the groups’ behaviors to determine what impacts persistence. Independent samples t-tests demonstrated no significant differences between the groups’ quiz scores; significant\ndifferences did exist between the groups’ essay scores. Based on classifications related to how students participated, chi-square tests showed nontraditionals participated correctly and participated incorrectly more than would be expected; they did not participate less than would be\nexpected. Using another classification related to discussion posting type, nontraditionals completed both discussion posts and completed only one discussion post more than would be expected; they did not complete either discussion post less than would be expected. Findings demonstrate nontraditionals\nare more participatory than traditionals in a single course and are more engaged at deeper levels. Active learning activities (e.g., discussions) increase the performance of nontraditionals, potentially increasing engagement and persistence. Moving toward higher levels of learning and engagement\nand lower levels of attrition can potentially resolve the conundrum.","container-title":"College Student Journal","issue":"4","journalAbbreviation":"College Student Journal","page":"439-449","source":"IngentaConnect","title":"Pursuing the Conundrum of Nontraditional Student Attrition and Persistence: A Follow-Up Study","title-short":"Pursuing the Conundrum of Nontraditional Student Attrition and Persistence","volume":"53","author":[{"family":"Ellis","given":"Holly"}],"issued":{"date-parts":[["2020",3,15]]}}},{"id":301,"uris":["http://zotero.org/users/8793764/items/T8PGQ72K"],"itemData":{"id":301,"type":"paper-conference","abstract":"Learning persistence is recognized as an essential factor for effective online learning, and students interaction and emotional engagement are significant antecedents of learning persistence. In order to promote students' learning achievement and outcome, it is valuable to explore their relationships in online learning environments. Therefore, this study employed structural equation modeling (SEM) to examine the relationships among students' online interaction, emotional engagement and learning persistence. The path model was proposed to test the mediating effects of emotional engagement. Data were collected from 328 university students in China, and the path was analyzed. The results of this study demonstrated that online interaction and emotional engagement were positively associated with students' learning persistence. In addition, emotional engagement also mediated the relationships between student-instructor interaction, student-content interaction and learning persistence in online learning environments. Consequently, from the perspectives of interaction and emotion, implications were discussed to promote students'learning persistence.","container-title":"2020 International Symposium on Educational Technology (ISET)","DOI":"10.1109/ISET49818.2020.00070","event-title":"2020 International Symposium on Educational Technology (ISET)","page":"293-297","source":"IEEE Xplore","title":"Exploring the Relationships Among Interaction, Emotional Engagement and Learning Persistence in Online Learning Environments","author":[{"family":"Yu","given":"Jianhui"},{"family":"Huang","given":"Changqin"},{"family":"Wang","given":"Xizhe"},{"family":"Tu","given":"Yaxin"}],"issued":{"date-parts":[["2020",8]]}}}],"schema":"https://github.com/citation-style-language/schema/raw/master/csl-citation.json"} </w:instrText>
      </w:r>
      <w:r w:rsidR="00CA5438" w:rsidRPr="00F436F1">
        <w:rPr>
          <w:rFonts w:cs="Arial"/>
          <w:szCs w:val="20"/>
        </w:rPr>
        <w:fldChar w:fldCharType="separate"/>
      </w:r>
      <w:r w:rsidR="00B470A5" w:rsidRPr="00F436F1">
        <w:rPr>
          <w:rFonts w:cs="Arial"/>
          <w:szCs w:val="20"/>
        </w:rPr>
        <w:t>(Braxton et al., 2008; Ellis, 2020; Yu et al., 2020)</w:t>
      </w:r>
      <w:r w:rsidR="00CA5438" w:rsidRPr="00F436F1">
        <w:rPr>
          <w:rFonts w:cs="Arial"/>
          <w:szCs w:val="20"/>
        </w:rPr>
        <w:fldChar w:fldCharType="end"/>
      </w:r>
      <w:r w:rsidR="00CA5438" w:rsidRPr="00F436F1">
        <w:rPr>
          <w:rFonts w:cs="Arial"/>
          <w:szCs w:val="20"/>
        </w:rPr>
        <w:t>.</w:t>
      </w:r>
      <w:r w:rsidR="001B1A32" w:rsidRPr="00F436F1">
        <w:rPr>
          <w:rFonts w:cs="Arial"/>
          <w:szCs w:val="20"/>
        </w:rPr>
        <w:t xml:space="preserve"> </w:t>
      </w:r>
      <w:r w:rsidR="0071798E" w:rsidRPr="00F436F1">
        <w:rPr>
          <w:rFonts w:cs="Arial"/>
          <w:szCs w:val="20"/>
        </w:rPr>
        <w:t xml:space="preserve">Similarly, </w:t>
      </w:r>
      <w:r w:rsidR="00004259" w:rsidRPr="00F436F1">
        <w:rPr>
          <w:rFonts w:cs="Arial"/>
          <w:szCs w:val="20"/>
        </w:rPr>
        <w:t>active learning</w:t>
      </w:r>
      <w:r w:rsidR="0071798E" w:rsidRPr="00F436F1">
        <w:rPr>
          <w:rFonts w:cs="Arial"/>
          <w:szCs w:val="20"/>
        </w:rPr>
        <w:t xml:space="preserve"> and </w:t>
      </w:r>
      <w:r w:rsidR="005D601C" w:rsidRPr="00F436F1">
        <w:rPr>
          <w:rFonts w:cs="Arial"/>
          <w:szCs w:val="20"/>
        </w:rPr>
        <w:t>community i</w:t>
      </w:r>
      <w:r w:rsidR="00E411F0" w:rsidRPr="00F436F1">
        <w:rPr>
          <w:rFonts w:cs="Arial"/>
          <w:szCs w:val="20"/>
        </w:rPr>
        <w:t xml:space="preserve">n online classrooms </w:t>
      </w:r>
      <w:r w:rsidR="0071798E" w:rsidRPr="00F436F1">
        <w:rPr>
          <w:rFonts w:cs="Arial"/>
          <w:szCs w:val="20"/>
        </w:rPr>
        <w:t>have been linked to persistence</w:t>
      </w:r>
      <w:r w:rsidR="00F67C2C" w:rsidRPr="00F436F1">
        <w:rPr>
          <w:rFonts w:cs="Arial"/>
          <w:szCs w:val="20"/>
        </w:rPr>
        <w:t>, performance,</w:t>
      </w:r>
      <w:r w:rsidR="0071798E" w:rsidRPr="00F436F1">
        <w:rPr>
          <w:rFonts w:cs="Arial"/>
          <w:szCs w:val="20"/>
        </w:rPr>
        <w:t xml:space="preserve"> </w:t>
      </w:r>
      <w:r w:rsidR="005D601C" w:rsidRPr="00F436F1">
        <w:rPr>
          <w:rFonts w:cs="Arial"/>
          <w:szCs w:val="20"/>
        </w:rPr>
        <w:t xml:space="preserve">and course satisfaction </w:t>
      </w:r>
      <w:r w:rsidR="002D62CB" w:rsidRPr="00F436F1">
        <w:rPr>
          <w:rFonts w:cs="Arial"/>
          <w:szCs w:val="20"/>
        </w:rPr>
        <w:fldChar w:fldCharType="begin"/>
      </w:r>
      <w:r w:rsidR="0079506D" w:rsidRPr="00F436F1">
        <w:rPr>
          <w:rFonts w:cs="Arial"/>
          <w:szCs w:val="20"/>
        </w:rPr>
        <w:instrText xml:space="preserve"> ADDIN ZOTERO_ITEM CSL_CITATION {"citationID":"UJjElwA2","properties":{"formattedCitation":"(Armah et al., 2023; Burch, 2018; Jaggars &amp; Xu, 2016; Joksimovi\\uc0\\u263{} et al., 2015; Moore, 2014; Sinclair, 2017; Yu et al., 2020)","plainCitation":"(Armah et al., 2023; Burch, 2018; Jaggars &amp; Xu, 2016; Joksimović et al., 2015; Moore, 2014; Sinclair, 2017; Yu et al., 2020)","noteIndex":0},"citationItems":[{"id":1691,"uris":["http://zotero.org/users/8793764/items/G7XT7R5G"],"itemData":{"id":1691,"type":"article-journal","abstract":"This study sought to investigate the nuances in predictive relationships existing among teaching presence, cognitive presence and social presence as well as learner presence in the Community of Inquiry (CoI) framework towards online course satisfaction. The study is necessitated by the deficiency of current literature in providing information on the nuances in interaction among the three original presences and learner presence, prior to the final determination of online course satisfaction. Thus, the study adopted a survey design and collected data via a questionnaire from 347 postgraduate students on an online database course. Partial Least Squares Structural Equation Modelling was used to validate a definite model on the predictive relationships existing among teaching presence, cognitive presence, social presence, learner presence and online course satisfaction. Results from the structural model analysis proved a statistically significant predictive relationship between learner presence and the three other presences (i.e. cognitive presence, social presence and teaching presence). Other relationships established include social presence and cognitive presence; social presence and teaching presence. Finally, online course satisfaction was predicted by social presence and teaching presence. Based on the findings it was recommended that institutions that offer online courses should device concrete strategies that promote social presence and teaching presence since these variables are precursors to online course satisfaction. Finally, the design of online courses should be effective and learner-centred to attract the learner since learner presence determines all the other three ‘presences’ in online learning environment.","container-title":"Heliyon","DOI":"10.1016/j.heliyon.2023.e15803","ISSN":"2405-8440","issue":"5","journalAbbreviation":"Heliyon","page":"e15803","source":"ScienceDirect","title":"Modelling the role of learner presence within the community of inquiry framework to determine online course satisfaction in distance education","volume":"9","author":[{"family":"Armah","given":"Justice Kofi"},{"family":"Bervell","given":"Brandford"},{"family":"Bonsu","given":"Nana Osei"}],"issued":{"date-parts":[["2023",5,1]]}}},{"id":393,"uris":["http://zotero.org/users/8793764/items/K2JXYPEL"],"itemData":{"id":393,"type":"thesis","abstract":"The purpose of this study was to determine whether participation in an innovation ecosystem positively influenced student retention in science, technology, engineering and mathematics (STEM) disciplines by increasing student engagement, motivation, self-efficacy, and achievement. Tinto’s (1975) student integration model served as a basis for the design of the academic and social systems into which the student would integrate. Tinto (1975) posited that the level of student integration into these two systems influenced retention. Bandura’s (1986) social cognitive theory provided a blueprint for the impact this integration had on the student as an individual.\nParticipants were university students enrolled in STEM coursework at a mid-sized university in the southwestern United States. Participants completed the Motivated Strategies for Learning Questionnaire (MSLQ) and the Burch Engagement Student Survey (BESS) at the beginning and end of the fall semester. The MSLQ measured motivation and had a subscale to measure self-efficacy. The BESS measured four constructs of student engagement: cognitive out of class, cognitive in class, physical engagement, and emotional engagement as they pertained to a specific course. Student achievement was determined based on student self-reported anticipated final course grades at the end of the fall semester. Retention data was calculated using student self-reported enrollment plans for STEM courses following the research study.\nThe treatment group participated in the innovation ecosystem. This consisted of two, one-hour weekly sessions. Students and mentors collaborated on innovation projects for local businesses and received additional instruction on the use of divergent and convergent thinking tools, entrepreneurial skills such as business plan development, and business strategy, and effective communication.\nAnalyses were conducted on data from the two surveys to determine if there was a statistically significantly difference in the levels of self-efficacy, engagement, and motivation between the treatment and control groups. Data were collected on the students’ expected grades in STEM courses to determine if levels of self-efficacy, motivation, and engagement influenced student academic achievement. Students also self-reported their intentions towards future STEM education plans and goals.\nResults indicated that the treatment did not increase self-efficacy, motivation, or engagement scores. However, treatment group scores in these areas did not decrease at the same rate as the control group. Results appeared to indicate that retention rates were higher for the treatment group and treatment group motivation post scores were statistically significantly higher than those in the control group.","event-place":"United States -- Texas","genre":"D.Ed.","language":"English","license":"Database copyright ProQuest LLC; ProQuest does not claim copyright in the individual underlying works.","note":"ISBN: 9780355928143","number-of-pages":"141","publisher":"Tarleton State University","publisher-place":"United States -- Texas","source":"ProQuest","title":"An Application of Tinto's Student Integration Model and Bandura's Social Cognitive Theory to Student Retention in Stem Disciplines","URL":"https://www.proquest.com/docview/2040105928/abstract/79DDC7448A984F27PQ/1","author":[{"family":"Burch","given":"Jana Jean Cockerham"}],"accessed":{"date-parts":[["2022",3,26]]},"issued":{"date-parts":[["2018"]]}}},{"id":485,"uris":["http://zotero.org/users/8793764/items/HDA52W8N"],"itemData":{"id":485,"type":"article-journal","abstract":"Given the rapid growth in online coursework within higher education, it is important to establish and validate quality standards for these courses. While many online learning quality rubrics do exist, thus far there has been little empirical evidence establishing a clear link between specific course design features and concrete, student-level course outcomes. In the current study, the authors develop an online course design assessment rubric that includes four areas, and explore the impact of each area on student end-of-semester performance in 23 online courses at two community colleges. The results indicate that the quality of interpersonal interaction within a course relates positively and significantly to student grades. Additional analyses based on course observation and interview data suggest that frequent and effective student–instructor interaction creates an online environment that encourages students to commit themselves to the course and perform at a stronger academic level.","container-title":"Computers &amp; Education","DOI":"10.1016/j.compedu.2016.01.014","ISSN":"0360-1315","journalAbbreviation":"Computers &amp; Education","language":"en","page":"270-284","source":"ScienceDirect","title":"How do online course design features influence student performance?","volume":"95","author":[{"family":"Jaggars","given":"Shanna Smith"},{"family":"Xu","given":"Di"}],"issued":{"date-parts":[["2016",4,1]]}}},{"id":290,"uris":["http://zotero.org/users/8793764/items/2GTYE2IP"],"itemData":{"id":290,"type":"article-journal","abstract":"With the steady development of online education and online learning environments, possibilities to support social interactions between students have advanced significantly. This study examined the relationship between indicators of social presence and academic performance. Social presence is defined as students' ability to engage socially with an online learning community. The results of a multiple regression analysis showed that certain indicators of social presence were significant predictors of final grades in a master's level computer science online course. Moreover, the study also revealed that teaching presence moderated the association between social presence and academic performance, indicating that a course design that increased the level of meaningful interactions between students had a significant impact on the development of social presence, and thus could positively affect students' academic performance. This is especially important in situations when discussions are introduced to promote the development of learning outcomes assessed in courses. Another implication of our results is that indicators of social presence can be used for early detection of students at risk of failing a course. Findings inform research and practice in the emerging field of learning analytics by prompting the opportunities to offer actionable insights into the reasons why certain students are lagging behind.","container-title":"Journal of Computer Assisted Learning","DOI":"10.1111/jcal.12107","ISSN":"1365-2729","issue":"6","language":"en","note":"_eprint: https://onlinelibrary.wiley.com/doi/pdf/10.1111/jcal.12107","page":"638-654","source":"Wiley Online Library","title":"Social presence in online discussions as a process predictor of academic performance","volume":"31","author":[{"family":"Joksimović","given":"S."},{"family":"Gašević","given":"D."},{"family":"Kovanović","given":"V."},{"family":"Riecke","given":"B. E."},{"family":"Hatala","given":"M."}],"issued":{"date-parts":[["2015"]]}}},{"id":401,"uris":["http://zotero.org/users/8793764/items/JI32A3MK"],"itemData":{"id":401,"type":"article-journal","container-title":"Journalism &amp; Mass Communication Educator","DOI":"https://doi.org/10.1177/1077695814536398","issue":"3","note":"DOI: 10.1177/1077695814536398","page":"271-288","title":"Effects of Online Interaction and Instructor Presence on Students’ Satisfaction and Success with Online Undergraduate Public Relations Courses","volume":"69","author":[{"family":"Moore","given":"Jensen"}],"issued":{"date-parts":[["2014"]]}}},{"id":492,"uris":["http://zotero.org/users/8793764/items/TL4TEI6U"],"itemData":{"id":492,"type":"paper-conference","abstract":"Peer Support, Learner Support, Distance Education, e-Learning.","container-title":"Proceedings of the 9th International Conference on Computer Supported Education","DOI":"10.5220/0006263602800284","event-place":"Porto, Portugal","event-title":"9th International Conference on Computer Supported Education","ISBN":"978-989-758-239-4","language":"en","page":"280-284","publisher":"SCITEPRESS - Science and Technology Publications","publisher-place":"Porto, Portugal","source":"DOI.org (Crossref)","title":"A Case Study on the Importance of Peer Support for e-Learners:","title-short":"A Case Study on the Importance of Peer Support for e-Learners","URL":"http://www.scitepress.org/DigitalLibrary/Link.aspx?doi=10.5220/0006263602800284","author":[{"family":"Sinclair","given":"Elizabeth"}],"accessed":{"date-parts":[["2022",2,11]]},"issued":{"date-parts":[["2017"]]}}},{"id":301,"uris":["http://zotero.org/users/8793764/items/T8PGQ72K"],"itemData":{"id":301,"type":"paper-conference","abstract":"Learning persistence is recognized as an essential factor for effective online learning, and students interaction and emotional engagement are significant antecedents of learning persistence. In order to promote students' learning achievement and outcome, it is valuable to explore their relationships in online learning environments. Therefore, this study employed structural equation modeling (SEM) to examine the relationships among students' online interaction, emotional engagement and learning persistence. The path model was proposed to test the mediating effects of emotional engagement. Data were collected from 328 university students in China, and the path was analyzed. The results of this study demonstrated that online interaction and emotional engagement were positively associated with students' learning persistence. In addition, emotional engagement also mediated the relationships between student-instructor interaction, student-content interaction and learning persistence in online learning environments. Consequently, from the perspectives of interaction and emotion, implications were discussed to promote students'learning persistence.","container-title":"2020 International Symposium on Educational Technology (ISET)","DOI":"10.1109/ISET49818.2020.00070","event-title":"2020 International Symposium on Educational Technology (ISET)","page":"293-297","source":"IEEE Xplore","title":"Exploring the Relationships Among Interaction, Emotional Engagement and Learning Persistence in Online Learning Environments","author":[{"family":"Yu","given":"Jianhui"},{"family":"Huang","given":"Changqin"},{"family":"Wang","given":"Xizhe"},{"family":"Tu","given":"Yaxin"}],"issued":{"date-parts":[["2020",8]]}}}],"schema":"https://github.com/citation-style-language/schema/raw/master/csl-citation.json"} </w:instrText>
      </w:r>
      <w:r w:rsidR="002D62CB" w:rsidRPr="00F436F1">
        <w:rPr>
          <w:rFonts w:cs="Arial"/>
          <w:szCs w:val="20"/>
        </w:rPr>
        <w:fldChar w:fldCharType="separate"/>
      </w:r>
      <w:r w:rsidR="0079506D" w:rsidRPr="00F436F1">
        <w:rPr>
          <w:rFonts w:cs="Arial"/>
        </w:rPr>
        <w:t>(Armah et al., 2023; Burch, 2018; Jaggars &amp; Xu, 2016; Joksimović et al., 2015; Moore, 2014; Sinclair, 2017; Yu et al., 2020)</w:t>
      </w:r>
      <w:r w:rsidR="002D62CB" w:rsidRPr="00F436F1">
        <w:rPr>
          <w:rFonts w:cs="Arial"/>
          <w:szCs w:val="20"/>
        </w:rPr>
        <w:fldChar w:fldCharType="end"/>
      </w:r>
      <w:r w:rsidR="0071798E" w:rsidRPr="00F436F1">
        <w:rPr>
          <w:rFonts w:cs="Arial"/>
          <w:szCs w:val="20"/>
        </w:rPr>
        <w:t>.</w:t>
      </w:r>
      <w:r w:rsidR="00093694" w:rsidRPr="00F436F1">
        <w:rPr>
          <w:rFonts w:cs="Arial"/>
          <w:szCs w:val="20"/>
        </w:rPr>
        <w:t xml:space="preserve"> A </w:t>
      </w:r>
      <w:r w:rsidR="00461941" w:rsidRPr="00F436F1">
        <w:rPr>
          <w:rFonts w:cs="Arial"/>
          <w:szCs w:val="20"/>
        </w:rPr>
        <w:t>widely applied theoretical framework</w:t>
      </w:r>
      <w:r w:rsidR="00093694" w:rsidRPr="00F436F1">
        <w:rPr>
          <w:rFonts w:cs="Arial"/>
          <w:szCs w:val="20"/>
        </w:rPr>
        <w:t xml:space="preserve"> to describe community</w:t>
      </w:r>
      <w:r w:rsidR="00D41A71" w:rsidRPr="00F436F1">
        <w:rPr>
          <w:rFonts w:cs="Arial"/>
          <w:szCs w:val="20"/>
        </w:rPr>
        <w:t>-building through discourse and creation of meaningful learning</w:t>
      </w:r>
      <w:r w:rsidR="00093694" w:rsidRPr="00F436F1">
        <w:rPr>
          <w:rFonts w:cs="Arial"/>
          <w:szCs w:val="20"/>
        </w:rPr>
        <w:t xml:space="preserve"> in </w:t>
      </w:r>
      <w:r w:rsidR="00E411F0" w:rsidRPr="00F436F1">
        <w:rPr>
          <w:rFonts w:cs="Arial"/>
          <w:szCs w:val="20"/>
        </w:rPr>
        <w:t xml:space="preserve">a </w:t>
      </w:r>
      <w:r w:rsidR="00093694" w:rsidRPr="00F436F1">
        <w:rPr>
          <w:rFonts w:cs="Arial"/>
          <w:szCs w:val="20"/>
        </w:rPr>
        <w:t>classroom is the Community of Inquiry (CoI) framework</w:t>
      </w:r>
      <w:r w:rsidR="00560996" w:rsidRPr="00F436F1">
        <w:rPr>
          <w:rFonts w:cs="Arial"/>
          <w:szCs w:val="20"/>
        </w:rPr>
        <w:t>, which outlines relationships between social presence, teaching presence, and cognitive presence</w:t>
      </w:r>
      <w:r w:rsidR="003C5936" w:rsidRPr="00F436F1">
        <w:rPr>
          <w:rFonts w:cs="Arial"/>
          <w:szCs w:val="20"/>
        </w:rPr>
        <w:t xml:space="preserve"> </w:t>
      </w:r>
      <w:r w:rsidR="003C5936" w:rsidRPr="00F436F1">
        <w:rPr>
          <w:rFonts w:cs="Arial"/>
          <w:szCs w:val="20"/>
        </w:rPr>
        <w:fldChar w:fldCharType="begin"/>
      </w:r>
      <w:r w:rsidR="00AB154C" w:rsidRPr="00F436F1">
        <w:rPr>
          <w:rFonts w:cs="Arial"/>
          <w:szCs w:val="20"/>
        </w:rPr>
        <w:instrText xml:space="preserve"> ADDIN ZOTERO_ITEM CSL_CITATION {"citationID":"8mlLk0ez","properties":{"formattedCitation":"(Garrison &amp; Arbaugh, 2007)","plainCitation":"(Garrison &amp; Arbaugh, 2007)","noteIndex":0},"citationItems":[{"id":493,"uris":["http://zotero.org/users/8793764/items/2IGGC3WP"],"itemData":{"id":493,"type":"article-journal","abstract":"Since its publication in The Internet and Higher Education, Garrison, Anderson, and Archer's [Garrison, D. R., Anderson, T., &amp; Archer, W. (2000). Critical inquiry in a text-based environment: Computer conferencing in higher education. The Internet and Higher Education, 2(2–3), 87–105.] community of inquiry (CoI) framework has generated substantial interest among online learning researchers. This literature review examines recent research pertaining to the overall framework as well as to specific studies on social, teaching, and cognitive presence. We then use the findings from this literature to identify potential future directions for research. Some of these research directions include the need for more quantitatively-oriented studies, the need for more cross-disciplinary studies, and the opportunities for identifying factors that moderate and/or extend the relationship between the framework's components and online course outcomes.","container-title":"The Internet and Higher Education","DOI":"10.1016/j.iheduc.2007.04.001","ISSN":"10967516","issue":"3","journalAbbreviation":"The Internet and Higher Education","language":"en","page":"157-172","source":"DOI.org (Crossref)","title":"Researching the community of inquiry framework: Review, issues, and future directions","title-short":"Researching the community of inquiry framework","volume":"10","author":[{"family":"Garrison","given":"D. Randy"},{"family":"Arbaugh","given":"J.B."}],"issued":{"date-parts":[["2007",1]]}}}],"schema":"https://github.com/citation-style-language/schema/raw/master/csl-citation.json"} </w:instrText>
      </w:r>
      <w:r w:rsidR="003C5936" w:rsidRPr="00F436F1">
        <w:rPr>
          <w:rFonts w:cs="Arial"/>
          <w:szCs w:val="20"/>
        </w:rPr>
        <w:fldChar w:fldCharType="separate"/>
      </w:r>
      <w:r w:rsidR="003C5936" w:rsidRPr="00F436F1">
        <w:rPr>
          <w:rFonts w:cs="Arial"/>
          <w:szCs w:val="20"/>
        </w:rPr>
        <w:t>(Garrison &amp; Arbaugh, 2007)</w:t>
      </w:r>
      <w:r w:rsidR="003C5936" w:rsidRPr="00F436F1">
        <w:rPr>
          <w:rFonts w:cs="Arial"/>
          <w:szCs w:val="20"/>
        </w:rPr>
        <w:fldChar w:fldCharType="end"/>
      </w:r>
      <w:r w:rsidR="00093694" w:rsidRPr="00F436F1">
        <w:rPr>
          <w:rFonts w:cs="Arial"/>
          <w:szCs w:val="20"/>
        </w:rPr>
        <w:t>.</w:t>
      </w:r>
      <w:r w:rsidR="00D63141" w:rsidRPr="00F436F1">
        <w:rPr>
          <w:rFonts w:cs="Arial"/>
          <w:szCs w:val="20"/>
        </w:rPr>
        <w:t xml:space="preserve"> </w:t>
      </w:r>
      <w:r w:rsidR="00F436F1" w:rsidRPr="00F436F1">
        <w:rPr>
          <w:rFonts w:cs="Arial"/>
          <w:szCs w:val="20"/>
        </w:rPr>
        <w:t xml:space="preserve">The CoI framework encourages socialization (peer-to-peer and student-to-instructor) and collaborative construction of meaning through asking and answering questions, applying knowledge, defending conclusions, and more. The CoI framework has been used to promote engagement and active learning in online courses </w:t>
      </w:r>
      <w:r w:rsidR="00F436F1" w:rsidRPr="00F436F1">
        <w:rPr>
          <w:rFonts w:cs="Arial"/>
          <w:szCs w:val="20"/>
        </w:rPr>
        <w:fldChar w:fldCharType="begin"/>
      </w:r>
      <w:r w:rsidR="00F436F1" w:rsidRPr="00F436F1">
        <w:rPr>
          <w:rFonts w:cs="Arial"/>
          <w:szCs w:val="20"/>
        </w:rPr>
        <w:instrText xml:space="preserve"> ADDIN ZOTERO_ITEM CSL_CITATION {"citationID":"VDmjqJCX","properties":{"formattedCitation":"(Irani &amp; Denaro, 2020)","plainCitation":"(Irani &amp; Denaro, 2020)","noteIndex":0},"citationItems":[{"id":288,"uris":["http://zotero.org/users/8793764/items/L3ERCIHM"],"itemData":{"id":288,"type":"paper-conference","abstract":"Online education offers an attractive alternative to face-to-face classes by providing flexibility to students and efficiencies for educational institutions. Leveraging online technology has the potential to help computer science departments offer a quality educational experience in the face of burgeoning enrollments. However, effective online course design is critical to student satisfaction and learning outcomes. In this paper, we describe the experience of converting a large face-to-face course in Discrete Mathematics to an online format. Particular care was taken to incorporate active learning strategies, such as clicker questions and interactive discussions, in order to enhance student engagement. We describe ways in which we cultivated an active instructor presence in the course through carefully designed pre-recorded videos, online video conferencing, and participation in Piazza, an online social learning platform.","container-title":"Proceedings of the 51st ACM Technical Symposium on Computer Science Education","DOI":"10.1145/3328778.3366904","event-place":"Portland OR USA","event-title":"SIGCSE '20: The 51st ACM Technical Symposium on Computer Science Education","ISBN":"978-1-4503-6793-6","language":"en","page":"1186-1192","publisher":"ACM","publisher-place":"Portland OR USA","source":"DOI.org (Crossref)","title":"Incorporating Active Learning Strategies and Instructor Presence into an Online Discrete Mathematics Class","URL":"https://dl.acm.org/doi/10.1145/3328778.3366904","author":[{"family":"Irani","given":"Sandy"},{"family":"Denaro","given":"Kameryn"}],"accessed":{"date-parts":[["2022",6,18]]},"issued":{"date-parts":[["2020",2,26]]}}}],"schema":"https://github.com/citation-style-language/schema/raw/master/csl-citation.json"} </w:instrText>
      </w:r>
      <w:r w:rsidR="00F436F1" w:rsidRPr="00F436F1">
        <w:rPr>
          <w:rFonts w:cs="Arial"/>
          <w:szCs w:val="20"/>
        </w:rPr>
        <w:fldChar w:fldCharType="separate"/>
      </w:r>
      <w:r w:rsidR="00F436F1" w:rsidRPr="00F436F1">
        <w:rPr>
          <w:rFonts w:cs="Arial"/>
        </w:rPr>
        <w:t>(Irani &amp; Denaro, 2020)</w:t>
      </w:r>
      <w:r w:rsidR="00F436F1" w:rsidRPr="00F436F1">
        <w:rPr>
          <w:rFonts w:cs="Arial"/>
          <w:szCs w:val="20"/>
        </w:rPr>
        <w:fldChar w:fldCharType="end"/>
      </w:r>
      <w:r w:rsidR="00F436F1" w:rsidRPr="00F436F1">
        <w:rPr>
          <w:rFonts w:cs="Arial"/>
          <w:szCs w:val="20"/>
        </w:rPr>
        <w:t>.</w:t>
      </w:r>
    </w:p>
    <w:p w14:paraId="55A5716B" w14:textId="09DAD72D" w:rsidR="00E54688" w:rsidRDefault="001545D4" w:rsidP="00FD0FA9">
      <w:pPr>
        <w:ind w:firstLine="720"/>
        <w:rPr>
          <w:rFonts w:cs="Arial"/>
          <w:szCs w:val="20"/>
        </w:rPr>
      </w:pPr>
      <w:r w:rsidRPr="002C3135">
        <w:rPr>
          <w:rFonts w:cs="Arial"/>
          <w:szCs w:val="20"/>
        </w:rPr>
        <w:lastRenderedPageBreak/>
        <w:t>Social presence is the projection of the personality of l</w:t>
      </w:r>
      <w:r w:rsidR="00E54688" w:rsidRPr="002C3135">
        <w:rPr>
          <w:rFonts w:cs="Arial"/>
          <w:szCs w:val="20"/>
        </w:rPr>
        <w:t>earners and instructors into the community, with dimensions of affective responses</w:t>
      </w:r>
      <w:r w:rsidR="007D6185" w:rsidRPr="002C3135">
        <w:rPr>
          <w:rFonts w:cs="Arial"/>
          <w:szCs w:val="20"/>
        </w:rPr>
        <w:t xml:space="preserve"> (e.g. humor, expression of emotion</w:t>
      </w:r>
      <w:r w:rsidR="00E86A6E" w:rsidRPr="002C3135">
        <w:rPr>
          <w:rFonts w:cs="Arial"/>
          <w:szCs w:val="20"/>
        </w:rPr>
        <w:t>, and use of paralanguage</w:t>
      </w:r>
      <w:r w:rsidR="007D6185" w:rsidRPr="002C3135">
        <w:rPr>
          <w:rFonts w:cs="Arial"/>
          <w:szCs w:val="20"/>
        </w:rPr>
        <w:t>)</w:t>
      </w:r>
      <w:r w:rsidR="00E54688" w:rsidRPr="002C3135">
        <w:rPr>
          <w:rFonts w:cs="Arial"/>
          <w:szCs w:val="20"/>
        </w:rPr>
        <w:t>, interactive communication</w:t>
      </w:r>
      <w:r w:rsidR="00E86A6E" w:rsidRPr="002C3135">
        <w:rPr>
          <w:rFonts w:cs="Arial"/>
          <w:szCs w:val="20"/>
        </w:rPr>
        <w:t xml:space="preserve"> (</w:t>
      </w:r>
      <w:r w:rsidR="008D3681" w:rsidRPr="002C3135">
        <w:rPr>
          <w:rFonts w:cs="Arial"/>
          <w:szCs w:val="20"/>
        </w:rPr>
        <w:t>e.g. reply to a peer or instructor</w:t>
      </w:r>
      <w:r w:rsidR="00E86A6E" w:rsidRPr="002C3135">
        <w:rPr>
          <w:rFonts w:cs="Arial"/>
          <w:szCs w:val="20"/>
        </w:rPr>
        <w:t>)</w:t>
      </w:r>
      <w:r w:rsidR="00E54688" w:rsidRPr="002C3135">
        <w:rPr>
          <w:rFonts w:cs="Arial"/>
          <w:szCs w:val="20"/>
        </w:rPr>
        <w:t>, and cohesive response</w:t>
      </w:r>
      <w:r w:rsidR="00E86A6E" w:rsidRPr="002C3135">
        <w:rPr>
          <w:rFonts w:cs="Arial"/>
          <w:szCs w:val="20"/>
        </w:rPr>
        <w:t>s</w:t>
      </w:r>
      <w:r w:rsidR="008D3681" w:rsidRPr="002C3135">
        <w:rPr>
          <w:rFonts w:cs="Arial"/>
          <w:szCs w:val="20"/>
        </w:rPr>
        <w:t xml:space="preserve"> (e.g. starting a new </w:t>
      </w:r>
      <w:r w:rsidR="003D3FF5" w:rsidRPr="002C3135">
        <w:rPr>
          <w:rFonts w:cs="Arial"/>
          <w:szCs w:val="20"/>
        </w:rPr>
        <w:t>line of conversation and inviting a response)</w:t>
      </w:r>
      <w:r w:rsidR="00E86A6E" w:rsidRPr="002C3135">
        <w:rPr>
          <w:rFonts w:cs="Arial"/>
          <w:szCs w:val="20"/>
        </w:rPr>
        <w:t xml:space="preserve"> </w:t>
      </w:r>
      <w:r w:rsidR="00E86A6E" w:rsidRPr="002C3135">
        <w:rPr>
          <w:rFonts w:cs="Arial"/>
          <w:szCs w:val="20"/>
        </w:rPr>
        <w:fldChar w:fldCharType="begin"/>
      </w:r>
      <w:r w:rsidR="00AB154C">
        <w:rPr>
          <w:rFonts w:cs="Arial"/>
          <w:szCs w:val="20"/>
        </w:rPr>
        <w:instrText xml:space="preserve"> ADDIN ZOTERO_ITEM CSL_CITATION {"citationID":"vvjbSH6O","properties":{"formattedCitation":"(Swan &amp; Shih, 2005)","plainCitation":"(Swan &amp; Shih, 2005)","noteIndex":0},"citationItems":[{"id":534,"uris":["http://zotero.org/users/8793764/items/DF9ZKJVT"],"itemData":{"id":534,"type":"article-journal","abstract":"\"Social presence,\" the degree to which participants in computer-mediated communication feel affectively connected one to another, has been shown to be an important factor in student satisfaction and success in online courses. This mixed methods study built on previous research to explore in greater depth the nature of social presence and how it develops in online course discussions. The study combined quantitative analyses of survey results from students enrolled in four online graduate courses, and qualitative comparisons of students with the highest and lowest perceptions of social presence. Quantitative results revealed significant correlations between perceived social presence and satisfaction with online discussions, and teased apart the respective influences of the perceived presence of instructors and peers. The findings indicate that the perceived presence of instructors may be a more influential factor in determining student satisfaction than the perceived presence of peers. Correlations with other course and learner characteristics suggest that course design may also significantly affect the development of social presence. Qualitative findings support the quantitative results. In addition, they provide evidence that students perceiving the highest social presence also projected themselves more into online discussions, and reveal meaningful differences in perceptions of the usefulness and purpose of online discussion between students perceiving high and low social presence. KEYWORDS Asynchronous Discussion, Social Presence, Online Learning, Interaction, Threaded Discussion, Computer-mediated Communication, Community","container-title":"Journal of asynchronous learning networks JALN","ISSN":"1939-5256","issue":"3","language":"English","note":"publisher: Online Learning Consortium","page":"115","title":"On the nature and development of social presence in online course discussions","volume":"9","author":[{"family":"Swan","given":"Karen"},{"family":"Shih","given":"Li Fang"}],"issued":{"date-parts":[["2005"]]}}}],"schema":"https://github.com/citation-style-language/schema/raw/master/csl-citation.json"} </w:instrText>
      </w:r>
      <w:r w:rsidR="00E86A6E" w:rsidRPr="002C3135">
        <w:rPr>
          <w:rFonts w:cs="Arial"/>
          <w:szCs w:val="20"/>
        </w:rPr>
        <w:fldChar w:fldCharType="separate"/>
      </w:r>
      <w:r w:rsidR="00E86A6E" w:rsidRPr="002C3135">
        <w:rPr>
          <w:rFonts w:cs="Arial"/>
          <w:szCs w:val="20"/>
        </w:rPr>
        <w:t>(Swan &amp; Shih, 2005)</w:t>
      </w:r>
      <w:r w:rsidR="00E86A6E" w:rsidRPr="002C3135">
        <w:rPr>
          <w:rFonts w:cs="Arial"/>
          <w:szCs w:val="20"/>
        </w:rPr>
        <w:fldChar w:fldCharType="end"/>
      </w:r>
      <w:r w:rsidR="00E86A6E" w:rsidRPr="002C3135">
        <w:rPr>
          <w:rFonts w:cs="Arial"/>
          <w:szCs w:val="20"/>
        </w:rPr>
        <w:t xml:space="preserve">. </w:t>
      </w:r>
      <w:r w:rsidR="005603AE" w:rsidRPr="002C3135">
        <w:rPr>
          <w:rFonts w:cs="Arial"/>
          <w:szCs w:val="20"/>
        </w:rPr>
        <w:t>Teaching presence spans the design, direction, and facilitation of interactions (peer-to-peer and instructor-to-learner) in a course by the instructor</w:t>
      </w:r>
      <w:r w:rsidR="00AA66BB" w:rsidRPr="002C3135">
        <w:rPr>
          <w:rFonts w:cs="Arial"/>
          <w:szCs w:val="20"/>
        </w:rPr>
        <w:t xml:space="preserve"> </w:t>
      </w:r>
      <w:r w:rsidR="00AA66BB" w:rsidRPr="002C3135">
        <w:rPr>
          <w:rFonts w:cs="Arial"/>
          <w:szCs w:val="20"/>
        </w:rPr>
        <w:fldChar w:fldCharType="begin"/>
      </w:r>
      <w:r w:rsidR="00AB154C">
        <w:rPr>
          <w:rFonts w:cs="Arial"/>
          <w:szCs w:val="20"/>
        </w:rPr>
        <w:instrText xml:space="preserve"> ADDIN ZOTERO_ITEM CSL_CITATION {"citationID":"A6FKTkrh","properties":{"formattedCitation":"(Garrison &amp; Arbaugh, 2007)","plainCitation":"(Garrison &amp; Arbaugh, 2007)","noteIndex":0},"citationItems":[{"id":493,"uris":["http://zotero.org/users/8793764/items/2IGGC3WP"],"itemData":{"id":493,"type":"article-journal","abstract":"Since its publication in The Internet and Higher Education, Garrison, Anderson, and Archer's [Garrison, D. R., Anderson, T., &amp; Archer, W. (2000). Critical inquiry in a text-based environment: Computer conferencing in higher education. The Internet and Higher Education, 2(2–3), 87–105.] community of inquiry (CoI) framework has generated substantial interest among online learning researchers. This literature review examines recent research pertaining to the overall framework as well as to specific studies on social, teaching, and cognitive presence. We then use the findings from this literature to identify potential future directions for research. Some of these research directions include the need for more quantitatively-oriented studies, the need for more cross-disciplinary studies, and the opportunities for identifying factors that moderate and/or extend the relationship between the framework's components and online course outcomes.","container-title":"The Internet and Higher Education","DOI":"10.1016/j.iheduc.2007.04.001","ISSN":"10967516","issue":"3","journalAbbreviation":"The Internet and Higher Education","language":"en","page":"157-172","source":"DOI.org (Crossref)","title":"Researching the community of inquiry framework: Review, issues, and future directions","title-short":"Researching the community of inquiry framework","volume":"10","author":[{"family":"Garrison","given":"D. Randy"},{"family":"Arbaugh","given":"J.B."}],"issued":{"date-parts":[["2007",1]]}}}],"schema":"https://github.com/citation-style-language/schema/raw/master/csl-citation.json"} </w:instrText>
      </w:r>
      <w:r w:rsidR="00AA66BB" w:rsidRPr="002C3135">
        <w:rPr>
          <w:rFonts w:cs="Arial"/>
          <w:szCs w:val="20"/>
        </w:rPr>
        <w:fldChar w:fldCharType="separate"/>
      </w:r>
      <w:r w:rsidR="00AA66BB" w:rsidRPr="002C3135">
        <w:rPr>
          <w:rFonts w:cs="Arial"/>
          <w:szCs w:val="20"/>
        </w:rPr>
        <w:t>(Garrison &amp; Arbaugh, 2007)</w:t>
      </w:r>
      <w:r w:rsidR="00AA66BB" w:rsidRPr="002C3135">
        <w:rPr>
          <w:rFonts w:cs="Arial"/>
          <w:szCs w:val="20"/>
        </w:rPr>
        <w:fldChar w:fldCharType="end"/>
      </w:r>
      <w:r w:rsidR="005603AE" w:rsidRPr="002C3135">
        <w:rPr>
          <w:rFonts w:cs="Arial"/>
          <w:szCs w:val="20"/>
        </w:rPr>
        <w:t xml:space="preserve">. </w:t>
      </w:r>
      <w:r w:rsidR="00AB5311" w:rsidRPr="002C3135">
        <w:rPr>
          <w:rFonts w:cs="Arial"/>
          <w:szCs w:val="20"/>
        </w:rPr>
        <w:t>Cognitive presence is the collaborative construction of meaning through discourse</w:t>
      </w:r>
      <w:r w:rsidR="003E6949">
        <w:rPr>
          <w:rFonts w:cs="Arial"/>
          <w:szCs w:val="20"/>
        </w:rPr>
        <w:t xml:space="preserve">. </w:t>
      </w:r>
      <w:r w:rsidR="00E461DC">
        <w:rPr>
          <w:rFonts w:cs="Arial"/>
          <w:szCs w:val="20"/>
        </w:rPr>
        <w:t>Garrison contextualized the concept by describing cognitive presence as a “self-correcting process where members of the community challenge beliefs, suggest alternative perspective</w:t>
      </w:r>
      <w:r w:rsidR="00753F58">
        <w:rPr>
          <w:rFonts w:cs="Arial"/>
          <w:szCs w:val="20"/>
        </w:rPr>
        <w:t>s</w:t>
      </w:r>
      <w:r w:rsidR="00E461DC">
        <w:rPr>
          <w:rFonts w:cs="Arial"/>
          <w:szCs w:val="20"/>
        </w:rPr>
        <w:t xml:space="preserve"> for exploration, and negotiate understanding.” </w:t>
      </w:r>
      <w:r w:rsidR="00AB154C">
        <w:rPr>
          <w:rFonts w:cs="Arial"/>
          <w:szCs w:val="20"/>
        </w:rPr>
        <w:fldChar w:fldCharType="begin"/>
      </w:r>
      <w:r w:rsidR="00AB154C">
        <w:rPr>
          <w:rFonts w:cs="Arial"/>
          <w:szCs w:val="20"/>
        </w:rPr>
        <w:instrText xml:space="preserve"> ADDIN ZOTERO_ITEM CSL_CITATION {"citationID":"XUFu4oSa","properties":{"formattedCitation":"(Garrison, 2016)","plainCitation":"(Garrison, 2016)","noteIndex":0},"citationItems":[{"id":954,"uris":["http://zotero.org/users/8793764/items/JRHBV9GC"],"itemData":{"id":954,"type":"book","abstract":"The third edition of E-Learning in the 21st Century provides a coherent, comprehensive, and empirically-based framework for understanding e-learning in higher","edition":"3","event-place":"New York","ISBN":"978-1-315-66726-3","note":"DOI: 10.4324/9781315667263","number-of-pages":"220","publisher":"Routledge","publisher-place":"New York","title":"E-Learning in the 21st Century: A Community of Inquiry Framework for Research and Practice","title-short":"E-Learning in the 21st Century","author":[{"family":"Garrison","given":"D. Randy"}],"issued":{"date-parts":[["2016",10,10]]}}}],"schema":"https://github.com/citation-style-language/schema/raw/master/csl-citation.json"} </w:instrText>
      </w:r>
      <w:r w:rsidR="00AB154C">
        <w:rPr>
          <w:rFonts w:cs="Arial"/>
          <w:szCs w:val="20"/>
        </w:rPr>
        <w:fldChar w:fldCharType="separate"/>
      </w:r>
      <w:r w:rsidR="00AB154C" w:rsidRPr="00AB154C">
        <w:rPr>
          <w:rFonts w:cs="Arial"/>
        </w:rPr>
        <w:t>(Garrison, 2016)</w:t>
      </w:r>
      <w:r w:rsidR="00AB154C">
        <w:rPr>
          <w:rFonts w:cs="Arial"/>
          <w:szCs w:val="20"/>
        </w:rPr>
        <w:fldChar w:fldCharType="end"/>
      </w:r>
      <w:r w:rsidR="00643204">
        <w:rPr>
          <w:rFonts w:cs="Arial"/>
          <w:szCs w:val="20"/>
        </w:rPr>
        <w:t>. Cognitive presence is operationalized through the practical inquiry model</w:t>
      </w:r>
      <w:r w:rsidR="00FD0FA9">
        <w:rPr>
          <w:rFonts w:cs="Arial"/>
          <w:szCs w:val="20"/>
        </w:rPr>
        <w:t xml:space="preserve">, </w:t>
      </w:r>
      <w:r w:rsidR="00165F7F" w:rsidRPr="002C3135">
        <w:rPr>
          <w:rFonts w:cs="Arial"/>
          <w:szCs w:val="20"/>
        </w:rPr>
        <w:t xml:space="preserve">described in four phases, with the lowest cognitive presence being </w:t>
      </w:r>
      <w:r w:rsidR="00E54688" w:rsidRPr="002C3135">
        <w:rPr>
          <w:rFonts w:cs="Arial"/>
          <w:szCs w:val="20"/>
        </w:rPr>
        <w:t>triggering event (</w:t>
      </w:r>
      <w:r w:rsidR="00AA66BB" w:rsidRPr="002C3135">
        <w:rPr>
          <w:rFonts w:cs="Arial"/>
          <w:szCs w:val="20"/>
        </w:rPr>
        <w:t xml:space="preserve">e.g. </w:t>
      </w:r>
      <w:r w:rsidR="00E54688" w:rsidRPr="002C3135">
        <w:rPr>
          <w:rFonts w:cs="Arial"/>
          <w:szCs w:val="20"/>
        </w:rPr>
        <w:t>curiosity</w:t>
      </w:r>
      <w:r w:rsidR="00AA66BB" w:rsidRPr="002C3135">
        <w:rPr>
          <w:rFonts w:cs="Arial"/>
          <w:szCs w:val="20"/>
        </w:rPr>
        <w:t xml:space="preserve"> </w:t>
      </w:r>
      <w:r w:rsidR="00E54688" w:rsidRPr="002C3135">
        <w:rPr>
          <w:rFonts w:cs="Arial"/>
          <w:szCs w:val="20"/>
        </w:rPr>
        <w:t xml:space="preserve">or seeking clarification), </w:t>
      </w:r>
      <w:r w:rsidR="00E2230A" w:rsidRPr="002C3135">
        <w:rPr>
          <w:rFonts w:cs="Arial"/>
          <w:szCs w:val="20"/>
        </w:rPr>
        <w:t xml:space="preserve">followed by </w:t>
      </w:r>
      <w:r w:rsidR="00E54688" w:rsidRPr="002C3135">
        <w:rPr>
          <w:rFonts w:cs="Arial"/>
          <w:szCs w:val="20"/>
        </w:rPr>
        <w:t>exploration (</w:t>
      </w:r>
      <w:r w:rsidR="00AA66BB" w:rsidRPr="002C3135">
        <w:rPr>
          <w:rFonts w:cs="Arial"/>
          <w:szCs w:val="20"/>
        </w:rPr>
        <w:t xml:space="preserve">e.g. </w:t>
      </w:r>
      <w:r w:rsidR="00E54688" w:rsidRPr="002C3135">
        <w:rPr>
          <w:rFonts w:cs="Arial"/>
          <w:szCs w:val="20"/>
        </w:rPr>
        <w:t>stating unsubstantiated agreement/disagreement</w:t>
      </w:r>
      <w:r w:rsidR="008225EE" w:rsidRPr="002C3135">
        <w:rPr>
          <w:rFonts w:cs="Arial"/>
          <w:szCs w:val="20"/>
        </w:rPr>
        <w:t xml:space="preserve"> and</w:t>
      </w:r>
      <w:r w:rsidR="00E54688" w:rsidRPr="002C3135">
        <w:rPr>
          <w:rFonts w:cs="Arial"/>
          <w:szCs w:val="20"/>
        </w:rPr>
        <w:t xml:space="preserve"> sharing information</w:t>
      </w:r>
      <w:r w:rsidR="008225EE" w:rsidRPr="002C3135">
        <w:rPr>
          <w:rFonts w:cs="Arial"/>
          <w:szCs w:val="20"/>
        </w:rPr>
        <w:t xml:space="preserve"> or </w:t>
      </w:r>
      <w:r w:rsidR="00E54688" w:rsidRPr="002C3135">
        <w:rPr>
          <w:rFonts w:cs="Arial"/>
          <w:szCs w:val="20"/>
        </w:rPr>
        <w:t>a content-relevant personal story)</w:t>
      </w:r>
      <w:r w:rsidR="008225EE" w:rsidRPr="002C3135">
        <w:rPr>
          <w:rFonts w:cs="Arial"/>
          <w:szCs w:val="20"/>
        </w:rPr>
        <w:t xml:space="preserve"> </w:t>
      </w:r>
      <w:r w:rsidR="008225EE" w:rsidRPr="002C3135">
        <w:rPr>
          <w:rFonts w:cs="Arial"/>
          <w:szCs w:val="20"/>
        </w:rPr>
        <w:fldChar w:fldCharType="begin"/>
      </w:r>
      <w:r w:rsidR="00AB154C">
        <w:rPr>
          <w:rFonts w:cs="Arial"/>
          <w:szCs w:val="20"/>
        </w:rPr>
        <w:instrText xml:space="preserve"> ADDIN ZOTERO_ITEM CSL_CITATION {"citationID":"etcSJITf","properties":{"formattedCitation":"(Garrison &amp; Arbaugh, 2007)","plainCitation":"(Garrison &amp; Arbaugh, 2007)","noteIndex":0},"citationItems":[{"id":493,"uris":["http://zotero.org/users/8793764/items/2IGGC3WP"],"itemData":{"id":493,"type":"article-journal","abstract":"Since its publication in The Internet and Higher Education, Garrison, Anderson, and Archer's [Garrison, D. R., Anderson, T., &amp; Archer, W. (2000). Critical inquiry in a text-based environment: Computer conferencing in higher education. The Internet and Higher Education, 2(2–3), 87–105.] community of inquiry (CoI) framework has generated substantial interest among online learning researchers. This literature review examines recent research pertaining to the overall framework as well as to specific studies on social, teaching, and cognitive presence. We then use the findings from this literature to identify potential future directions for research. Some of these research directions include the need for more quantitatively-oriented studies, the need for more cross-disciplinary studies, and the opportunities for identifying factors that moderate and/or extend the relationship between the framework's components and online course outcomes.","container-title":"The Internet and Higher Education","DOI":"10.1016/j.iheduc.2007.04.001","ISSN":"10967516","issue":"3","journalAbbreviation":"The Internet and Higher Education","language":"en","page":"157-172","source":"DOI.org (Crossref)","title":"Researching the community of inquiry framework: Review, issues, and future directions","title-short":"Researching the community of inquiry framework","volume":"10","author":[{"family":"Garrison","given":"D. Randy"},{"family":"Arbaugh","given":"J.B."}],"issued":{"date-parts":[["2007",1]]}}}],"schema":"https://github.com/citation-style-language/schema/raw/master/csl-citation.json"} </w:instrText>
      </w:r>
      <w:r w:rsidR="008225EE" w:rsidRPr="002C3135">
        <w:rPr>
          <w:rFonts w:cs="Arial"/>
          <w:szCs w:val="20"/>
        </w:rPr>
        <w:fldChar w:fldCharType="separate"/>
      </w:r>
      <w:r w:rsidR="008225EE" w:rsidRPr="002C3135">
        <w:rPr>
          <w:rFonts w:cs="Arial"/>
          <w:szCs w:val="20"/>
        </w:rPr>
        <w:t>(Garrison &amp; Arbaugh, 2007)</w:t>
      </w:r>
      <w:r w:rsidR="008225EE" w:rsidRPr="002C3135">
        <w:rPr>
          <w:rFonts w:cs="Arial"/>
          <w:szCs w:val="20"/>
        </w:rPr>
        <w:fldChar w:fldCharType="end"/>
      </w:r>
      <w:r w:rsidR="00E2230A" w:rsidRPr="002C3135">
        <w:rPr>
          <w:rFonts w:cs="Arial"/>
          <w:szCs w:val="20"/>
        </w:rPr>
        <w:t xml:space="preserve">. </w:t>
      </w:r>
      <w:r w:rsidR="008225EE" w:rsidRPr="002C3135">
        <w:rPr>
          <w:rFonts w:cs="Arial"/>
          <w:szCs w:val="20"/>
        </w:rPr>
        <w:t>N</w:t>
      </w:r>
      <w:r w:rsidR="00E2230A" w:rsidRPr="002C3135">
        <w:rPr>
          <w:rFonts w:cs="Arial"/>
          <w:szCs w:val="20"/>
        </w:rPr>
        <w:t xml:space="preserve">ext </w:t>
      </w:r>
      <w:r w:rsidR="008225EE" w:rsidRPr="002C3135">
        <w:rPr>
          <w:rFonts w:cs="Arial"/>
          <w:szCs w:val="20"/>
        </w:rPr>
        <w:t xml:space="preserve">is </w:t>
      </w:r>
      <w:r w:rsidR="00E54688" w:rsidRPr="002C3135">
        <w:rPr>
          <w:rFonts w:cs="Arial"/>
          <w:szCs w:val="20"/>
        </w:rPr>
        <w:t>integration</w:t>
      </w:r>
      <w:r w:rsidR="00E2230A" w:rsidRPr="002C3135">
        <w:rPr>
          <w:rFonts w:cs="Arial"/>
          <w:szCs w:val="20"/>
        </w:rPr>
        <w:t xml:space="preserve">, which includes </w:t>
      </w:r>
      <w:r w:rsidR="00E54688" w:rsidRPr="002C3135">
        <w:rPr>
          <w:rFonts w:cs="Arial"/>
          <w:szCs w:val="20"/>
        </w:rPr>
        <w:t>building onto arguments of others, drawing conclusions, presenting justified hypotheses, or presenting a supported agreement/disagreement</w:t>
      </w:r>
      <w:r w:rsidR="008225EE" w:rsidRPr="002C3135">
        <w:rPr>
          <w:rFonts w:cs="Arial"/>
          <w:szCs w:val="20"/>
        </w:rPr>
        <w:t xml:space="preserve">, </w:t>
      </w:r>
      <w:r w:rsidR="0022577F" w:rsidRPr="002C3135">
        <w:rPr>
          <w:rFonts w:cs="Arial"/>
          <w:szCs w:val="20"/>
        </w:rPr>
        <w:t xml:space="preserve">followed by the </w:t>
      </w:r>
      <w:r w:rsidR="00B26B5F" w:rsidRPr="002C3135">
        <w:rPr>
          <w:rFonts w:cs="Arial"/>
          <w:szCs w:val="20"/>
        </w:rPr>
        <w:t xml:space="preserve">highest level of cognitive presence </w:t>
      </w:r>
      <w:r w:rsidR="0022577F" w:rsidRPr="002C3135">
        <w:rPr>
          <w:rFonts w:cs="Arial"/>
          <w:szCs w:val="20"/>
        </w:rPr>
        <w:t>of</w:t>
      </w:r>
      <w:r w:rsidR="00B26B5F" w:rsidRPr="002C3135">
        <w:rPr>
          <w:rFonts w:cs="Arial"/>
          <w:szCs w:val="20"/>
        </w:rPr>
        <w:t xml:space="preserve"> </w:t>
      </w:r>
      <w:r w:rsidR="00E54688" w:rsidRPr="002C3135">
        <w:rPr>
          <w:rFonts w:cs="Arial"/>
          <w:szCs w:val="20"/>
        </w:rPr>
        <w:t>resolution</w:t>
      </w:r>
      <w:r w:rsidR="0022577F" w:rsidRPr="002C3135">
        <w:rPr>
          <w:rFonts w:cs="Arial"/>
          <w:szCs w:val="20"/>
        </w:rPr>
        <w:t xml:space="preserve"> (e.g. </w:t>
      </w:r>
      <w:r w:rsidR="00E54688" w:rsidRPr="002C3135">
        <w:rPr>
          <w:rFonts w:cs="Arial"/>
          <w:szCs w:val="20"/>
        </w:rPr>
        <w:t>synthesizing, thought experiment, or application and testing of a new thought</w:t>
      </w:r>
      <w:r w:rsidR="0022577F" w:rsidRPr="002C3135">
        <w:rPr>
          <w:rFonts w:cs="Arial"/>
          <w:szCs w:val="20"/>
        </w:rPr>
        <w:t>)</w:t>
      </w:r>
      <w:r w:rsidR="00B26B5F" w:rsidRPr="002C3135">
        <w:rPr>
          <w:rFonts w:cs="Arial"/>
          <w:szCs w:val="20"/>
        </w:rPr>
        <w:t xml:space="preserve"> </w:t>
      </w:r>
      <w:r w:rsidR="00E54688" w:rsidRPr="002C3135">
        <w:rPr>
          <w:rFonts w:cs="Arial"/>
          <w:szCs w:val="20"/>
        </w:rPr>
        <w:fldChar w:fldCharType="begin"/>
      </w:r>
      <w:r w:rsidR="00AB154C">
        <w:rPr>
          <w:rFonts w:cs="Arial"/>
          <w:szCs w:val="20"/>
        </w:rPr>
        <w:instrText xml:space="preserve"> ADDIN ZOTERO_ITEM CSL_CITATION {"citationID":"1dykhaTM","properties":{"formattedCitation":"(Garrison &amp; Arbaugh, 2007)","plainCitation":"(Garrison &amp; Arbaugh, 2007)","noteIndex":0},"citationItems":[{"id":493,"uris":["http://zotero.org/users/8793764/items/2IGGC3WP"],"itemData":{"id":493,"type":"article-journal","abstract":"Since its publication in The Internet and Higher Education, Garrison, Anderson, and Archer's [Garrison, D. R., Anderson, T., &amp; Archer, W. (2000). Critical inquiry in a text-based environment: Computer conferencing in higher education. The Internet and Higher Education, 2(2–3), 87–105.] community of inquiry (CoI) framework has generated substantial interest among online learning researchers. This literature review examines recent research pertaining to the overall framework as well as to specific studies on social, teaching, and cognitive presence. We then use the findings from this literature to identify potential future directions for research. Some of these research directions include the need for more quantitatively-oriented studies, the need for more cross-disciplinary studies, and the opportunities for identifying factors that moderate and/or extend the relationship between the framework's components and online course outcomes.","container-title":"The Internet and Higher Education","DOI":"10.1016/j.iheduc.2007.04.001","ISSN":"10967516","issue":"3","journalAbbreviation":"The Internet and Higher Education","language":"en","page":"157-172","source":"DOI.org (Crossref)","title":"Researching the community of inquiry framework: Review, issues, and future directions","title-short":"Researching the community of inquiry framework","volume":"10","author":[{"family":"Garrison","given":"D. Randy"},{"family":"Arbaugh","given":"J.B."}],"issued":{"date-parts":[["2007",1]]}}}],"schema":"https://github.com/citation-style-language/schema/raw/master/csl-citation.json"} </w:instrText>
      </w:r>
      <w:r w:rsidR="00E54688" w:rsidRPr="002C3135">
        <w:rPr>
          <w:rFonts w:cs="Arial"/>
          <w:szCs w:val="20"/>
        </w:rPr>
        <w:fldChar w:fldCharType="separate"/>
      </w:r>
      <w:r w:rsidR="00E54688" w:rsidRPr="002C3135">
        <w:rPr>
          <w:rFonts w:cs="Arial"/>
          <w:szCs w:val="20"/>
        </w:rPr>
        <w:t>(Garrison &amp; Arbaugh, 2007)</w:t>
      </w:r>
      <w:r w:rsidR="00E54688" w:rsidRPr="002C3135">
        <w:rPr>
          <w:rFonts w:cs="Arial"/>
          <w:szCs w:val="20"/>
        </w:rPr>
        <w:fldChar w:fldCharType="end"/>
      </w:r>
      <w:r w:rsidR="00E54688" w:rsidRPr="002C3135">
        <w:rPr>
          <w:rFonts w:cs="Arial"/>
          <w:szCs w:val="20"/>
        </w:rPr>
        <w:t xml:space="preserve">. </w:t>
      </w:r>
      <w:r w:rsidR="00C33DB0">
        <w:rPr>
          <w:rFonts w:cs="Arial"/>
          <w:szCs w:val="20"/>
        </w:rPr>
        <w:t xml:space="preserve">In studies exploring cognitive presence in online discussions, students tend to </w:t>
      </w:r>
      <w:r w:rsidR="00CA1593">
        <w:rPr>
          <w:rFonts w:cs="Arial"/>
          <w:szCs w:val="20"/>
        </w:rPr>
        <w:t xml:space="preserve">demonstrate lower levels of cognitive presence </w:t>
      </w:r>
      <w:r w:rsidR="00DD14B0">
        <w:rPr>
          <w:rFonts w:cs="Arial"/>
          <w:szCs w:val="20"/>
        </w:rPr>
        <w:fldChar w:fldCharType="begin"/>
      </w:r>
      <w:r w:rsidR="007063CF">
        <w:rPr>
          <w:rFonts w:cs="Arial"/>
          <w:szCs w:val="20"/>
        </w:rPr>
        <w:instrText xml:space="preserve"> ADDIN ZOTERO_ITEM CSL_CITATION {"citationID":"PfLNkMZH","properties":{"formattedCitation":"(Chen et al., 2019; Faulconer, Chamberlain, et al., 2022)","plainCitation":"(Chen et al., 2019; Faulconer, Chamberlain, et al., 2022)","noteIndex":0},"citationItems":[{"id":532,"uris":["http://zotero.org/users/8793764/items/UC9N2YI9"],"itemData":{"id":532,"type":"article-journal","abstract":"The purpose of this study was to investigate the characteristics of online students' cognitive presence in a peer-facilitated discussion environment, and to identify the peer facilitation techniques that can enhance cognitive presence development. In this study, 738 discussion messages were examined by both qualitative and quantitative content analysis. It was revealed that although cognitive presence was detected in most discussion messages, it was exhibited at a relatively lower level. The involvement of peer facilitators was found to correlate with students' higher-level cognitive presence. It was found that asking initiating questions of a specific type by peer facilitators can positively affect the level of cognitive presence. In addition, a variety of the peer facilitation techniques were systematically studied to identify their effects on students' cognitive presence.","container-title":"Journal of asynchronous learning networks JALN","DOI":"10.24059/olj.v23i1.1348","ISSN":"1939-5256;2472-5749;","issue":"1","language":"English","note":"publisher: Online Learning Consortium","page":"37","title":"What if Online Students Take on the Responsibility: Students' Cognitive Presence and Peer Facilitation Techniques","volume":"23","author":[{"family":"Chen","given":"Ye"},{"family":"Lei","given":"Jing"},{"family":"Cheng","given":"Jiaming"}],"issued":{"date-parts":[["2019"]]}}},{"id":1,"uris":["http://zotero.org/users/local/nf6dHDih/items/L7VGTJYQ","http://zotero.org/users/8793764/items/L7VGTJYQ"],"itemData":{"id":1,"type":"article-journal","container-title":"Online Learning Journal","issue":"3","page":"46-72","title":"A case study of Commuity of Inquiry presences and cognitive load in asynchronous online STEM courses","volume":"26","author":[{"family":"Faulconer","given":"Emily"},{"family":"Chamberlain","given":"Darryl"},{"family":"Wood","given":"Beverly"}],"issued":{"date-parts":[["2022"]]}}}],"schema":"https://github.com/citation-style-language/schema/raw/master/csl-citation.json"} </w:instrText>
      </w:r>
      <w:r w:rsidR="00DD14B0">
        <w:rPr>
          <w:rFonts w:cs="Arial"/>
          <w:szCs w:val="20"/>
        </w:rPr>
        <w:fldChar w:fldCharType="separate"/>
      </w:r>
      <w:r w:rsidR="007063CF" w:rsidRPr="007063CF">
        <w:rPr>
          <w:rFonts w:cs="Arial"/>
        </w:rPr>
        <w:t>(Chen et al., 2019; Faulconer</w:t>
      </w:r>
      <w:r w:rsidR="00191F94">
        <w:rPr>
          <w:rFonts w:cs="Arial"/>
        </w:rPr>
        <w:t>, Chamberlain Jr., &amp; Wood</w:t>
      </w:r>
      <w:r w:rsidR="007063CF" w:rsidRPr="007063CF">
        <w:rPr>
          <w:rFonts w:cs="Arial"/>
        </w:rPr>
        <w:t>, 2022)</w:t>
      </w:r>
      <w:r w:rsidR="00DD14B0">
        <w:rPr>
          <w:rFonts w:cs="Arial"/>
          <w:szCs w:val="20"/>
        </w:rPr>
        <w:fldChar w:fldCharType="end"/>
      </w:r>
      <w:r w:rsidR="00CA1593">
        <w:rPr>
          <w:rFonts w:cs="Arial"/>
          <w:szCs w:val="20"/>
        </w:rPr>
        <w:t>.</w:t>
      </w:r>
      <w:r w:rsidR="000A41BB">
        <w:rPr>
          <w:rFonts w:cs="Arial"/>
          <w:szCs w:val="20"/>
        </w:rPr>
        <w:t xml:space="preserve"> </w:t>
      </w:r>
      <w:r w:rsidR="001B5134" w:rsidRPr="002C3135">
        <w:rPr>
          <w:rFonts w:cs="Arial"/>
          <w:szCs w:val="20"/>
        </w:rPr>
        <w:t>The presences are positively related to each other, with each presence affecting the other</w:t>
      </w:r>
      <w:r w:rsidR="005C40A5" w:rsidRPr="002C3135">
        <w:rPr>
          <w:rFonts w:cs="Arial"/>
          <w:szCs w:val="20"/>
        </w:rPr>
        <w:t xml:space="preserve"> </w:t>
      </w:r>
      <w:r w:rsidR="00E54688" w:rsidRPr="002C3135">
        <w:rPr>
          <w:rFonts w:cs="Arial"/>
          <w:szCs w:val="20"/>
        </w:rPr>
        <w:fldChar w:fldCharType="begin"/>
      </w:r>
      <w:r w:rsidR="00AB154C">
        <w:rPr>
          <w:rFonts w:cs="Arial"/>
          <w:szCs w:val="20"/>
        </w:rPr>
        <w:instrText xml:space="preserve"> ADDIN ZOTERO_ITEM CSL_CITATION {"citationID":"QuJzQOms","properties":{"formattedCitation":"(Kozan &amp; Richardson, 2014; Lee, 2014; Zhu, 2018)","plainCitation":"(Kozan &amp; Richardson, 2014; Lee, 2014; Zhu, 2018)","noteIndex":0},"citationItems":[{"id":277,"uris":["http://zotero.org/users/8793764/items/JKH4QXVG"],"itemData":{"id":277,"type":"article-journal","abstract":"The purpose of the present study is to investigate the relationships between and among teaching, social, and cognitive presence. To this end, Spearman's rank correlation and partial correlation analyses were employed. The results referred to (a) positive large bivariate correlational relationships between presence types, and (b) the dependence of these pairwise relationships on the third presence to a certain extent. For instance, it was found that cognitive presence may have a strong effect on the relationship between teaching presence and social presence because the relationship between teaching presence and social presence may disappear when cognitive presence is controlled for. On the other hand, results also suggested that the relationship between cognitive presence and social presence, and the relationship between teaching presence and cognitive presence may largely be independent of the effect of the other third presence.","container-title":"The Internet and Higher Education","DOI":"10.1016/j.iheduc.2013.10.007","ISSN":"1096-7516","journalAbbreviation":"The Internet and Higher Education","language":"en","page":"68-73","source":"ScienceDirect","title":"Interrelationships between and among social, teaching, and cognitive presence","volume":"21","author":[{"family":"Kozan","given":"Kadir"},{"family":"Richardson","given":"Jennifer C."}],"issued":{"date-parts":[["2014",4,1]]}}},{"id":489,"uris":["http://zotero.org/users/8793764/items/2UHJ99MH"],"itemData":{"id":489,"type":"article-journal","abstract":"Despite a considerable amount of research about online learning presences, the quality of cognitive presence, the value of social presence, and the relationship between them have yet to be comprehensively studied. The purpose of the current study was to investigate the correlation between cognitive presence density and higher order thinking skills as well as the relationship between cognitive and social presences. The study examined online discussion board messages (N=672) posted by two groups of college students (N=23) using quantitative content analysis. The Community of Inquiry (CoI) model was used as a framework to classify and analyze the data. By comparing the cognitive and social presences of the two groups' messages, the study confirmed that high cognitive presence density did not guarantee the promotion of higher order thinking skills but that social presence was positively related to the quality of cognitive presence.","container-title":"The Internet and Higher Education","DOI":"10.1016/j.iheduc.2013.12.002","ISSN":"1096-7516","journalAbbreviation":"The Internet and Higher Education","language":"en","page":"41-52","source":"ScienceDirect","title":"The relationships between higher order thinking skills, cognitive density, and social presence in online learning","volume":"21","author":[{"family":"Lee","given":"Sangmin-Michelle"}],"issued":{"date-parts":[["2014",4,1]]}}},{"id":488,"uris":["http://zotero.org/users/8793764/items/GW7KV5DR"],"itemData":{"id":488,"type":"article-journal","container-title":"Master's Theses","title":"Facilitating Effective Online Discourse: Investigating Factors Influencing Students’ Cognitive Presence in Online Learning","title-short":"Facilitating Effective Online Discourse","URL":"https://opencommons.uconn.edu/gs_theses/1277","author":[{"family":"Zhu","given":"Xinran"}],"issued":{"date-parts":[["2018",8,23]]}}}],"schema":"https://github.com/citation-style-language/schema/raw/master/csl-citation.json"} </w:instrText>
      </w:r>
      <w:r w:rsidR="00E54688" w:rsidRPr="002C3135">
        <w:rPr>
          <w:rFonts w:cs="Arial"/>
          <w:szCs w:val="20"/>
        </w:rPr>
        <w:fldChar w:fldCharType="separate"/>
      </w:r>
      <w:r w:rsidR="00E70E46" w:rsidRPr="002C3135">
        <w:rPr>
          <w:rFonts w:cs="Arial"/>
          <w:szCs w:val="20"/>
        </w:rPr>
        <w:t>(Kozan &amp; Richardson, 2014; Lee, 2014; Zhu, 2018)</w:t>
      </w:r>
      <w:r w:rsidR="00E54688" w:rsidRPr="002C3135">
        <w:rPr>
          <w:rFonts w:cs="Arial"/>
          <w:szCs w:val="20"/>
        </w:rPr>
        <w:fldChar w:fldCharType="end"/>
      </w:r>
      <w:r w:rsidR="00E54688" w:rsidRPr="002C3135">
        <w:rPr>
          <w:rFonts w:cs="Arial"/>
          <w:szCs w:val="20"/>
        </w:rPr>
        <w:t xml:space="preserve">. </w:t>
      </w:r>
      <w:r w:rsidR="008A4141">
        <w:rPr>
          <w:rFonts w:cs="Arial"/>
          <w:szCs w:val="20"/>
        </w:rPr>
        <w:t>Specifically, teaching presence and cognitive presence have shown strong correlations</w:t>
      </w:r>
      <w:r w:rsidR="00075960">
        <w:rPr>
          <w:rFonts w:cs="Arial"/>
          <w:szCs w:val="20"/>
        </w:rPr>
        <w:t xml:space="preserve"> </w:t>
      </w:r>
      <w:r w:rsidR="00C10DAA">
        <w:rPr>
          <w:rFonts w:cs="Arial"/>
          <w:szCs w:val="20"/>
        </w:rPr>
        <w:fldChar w:fldCharType="begin"/>
      </w:r>
      <w:r w:rsidR="00C10DAA">
        <w:rPr>
          <w:rFonts w:cs="Arial"/>
          <w:szCs w:val="20"/>
        </w:rPr>
        <w:instrText xml:space="preserve"> ADDIN ZOTERO_ITEM CSL_CITATION {"citationID":"R8yP4Xzb","properties":{"formattedCitation":"(Alharbi, 2022; Li, 2022; Maranna et al., 2022)","plainCitation":"(Alharbi, 2022; Li, 2022; Maranna et al., 2022)","noteIndex":0},"citationItems":[{"id":955,"uris":["http://zotero.org/users/8793764/items/SYHL2FCJ"],"itemData":{"id":955,"type":"article-journal","abstract":"This paper aimed to examine the efficiency of web-based asynchronous discussions in establishing and sustaining online collaborative learning communities in the Saudi higher educational context, by adopting the Community of Inquiry (Garrison et al., 1999) framework as a guiding model. The implementation involved setting up online asynchronous discussions in the Blackboard Learning Management System for a fourth-year undergraduate Education course over 20 days. By using a mixed methodology approach, the results revealed that within the Saudi university context, social presence patterns changed over time, with an overall increase in their levels. This increase attributed to three main factors: the instructors’ effective participation; peers’ active contribution; and the student’s desire to receive higher marks. However, the levels of students’ cognitive presence did not show  adequate growth, which is assigned mainly to an inadequate teaching presence. The study also explored the relationships between the three factors and concluded that in order for students to achieve their goals via online learning communities, time is an important consideration.","container-title":"International Journal of Higher Education","DOI":"10.5430/ijhe.v11n6p86","ISSN":"1927-6052","issue":"6","language":"en","license":"Copyright (c) 2022 Abeer Alharbi","note":"number: 6","page":"86","source":"www.sciedupress.com","title":"Asynchronous Discussions to Enhance Online Communities of Inquiry in the Saudi Higher ‎Education Context","volume":"11","author":[{"family":"Alharbi","given":"Abeer"}],"issued":{"date-parts":[["2022",12,18]]}}},{"id":957,"uris":["http://zotero.org/users/8793764/items/85HMMEE6"],"itemData":{"id":957,"type":"article-journal","abstract":"Increasing interaction in large online classes is a challenge that many teachers are facing in the post-pandemic era. This study, rooted in Garrison et al.’s CoI (Community of Inquiry) framework, employs both quantitative and qualitative methods to explore what a teacher can do in large online literature classes to promote interaction by way of enhancing teaching presence. The correlation and regression analysis of the questionnaire survey indicates that the teacher’s strategies lead to high levels of teaching, social and cognitive presence, and in turn facilitate students’ online interaction, resulting in their strong sense of satisfaction. Besides, it suggests teaching presence has stronger relationship with cognitive presence than social presence. In addition, social and cognitive presences are strong predictors for learning outcomes which account for 68% of the explained variance in this study. Students’ online interaction in the form of postings show that they are more cognitively engaged rather than socially involved, which implies that students are more focused on the construction of knowledge rather than try to be connected in the community. The limited peer interaction in spite of students’ acknowledgement that peer interaction plays a unique role in pushing them towards better understanding of the texts poses the teacher another challenge for enhancing social presence.","container-title":"Asian-Pacific Journal of Second and Foreign Language Education","DOI":"10.1186/s40862-022-00180-3","ISSN":"2363-5169","issue":"1","journalAbbreviation":"Asian-Pacific Journal of Second and Foreign Language Education","page":"45","source":"BioMed Central","title":"“Are you there?”: Teaching presence and interaction in large online literature classes","title-short":"“Are you there?","volume":"7","author":[{"family":"Li","given":"Fang"}],"issued":{"date-parts":[["2022",12,16]]}}},{"id":959,"uris":["http://zotero.org/users/8793764/items/HPAGR4UG"],"itemData":{"id":959,"type":"article-journal","abstract":"The gradual shift to online modes of learning in higher education institutions over the past 2 decades accelerated drastically on a global scale between 2020 and 2022. Students and educators, who have initially grappled with the shift, have now become accustomed to online teaching; however, there are concerns about the quality of learning that has resulted. To enable a sustainable and effective online pedagogy, educators may need to learn about fostering higher-order thinking skills, which can be challenging even for experienced educators. To conceptualise effective online pedagogy, the community of inquiry (CoI) framework emphasises cognitive presence (CP), which focuses on the higher-order thinking process. The CoI is the most widely researched framework in online pedagogy, yet contemporary CoI literature lacks collective evidence of factors that influence CP. This scoping review of the CoI literature explores the factors that influence the higher-order thinking that is indicative of CP. Inclusion criteria included evidence of CP in online learning contexts and published between January 2000 and March 2022, providing a total of 121 studies. Results suggest that teaching presence, structure of learning activities and student characteristics all influence CP.\nImplications for practice or policy:\n\nHigher education students enrolled in online courses should be taught how to learn effectively in an online mode.\nOnline course educators must embed learning tasks that foster self-regulation and higher-order skills in students.\nOnline course design should include authentic tasks for students to apply new knowledge to real-life scenarios.\nEducators must be offered ample professional development activities to build their skills in online pedagogy.\nInstitutions should encourage translation of online educational research to practice.","container-title":"Australasian Journal of Educational Technology","DOI":"10.14742/ajet.7878","ISSN":"1449-5554","issue":"4","language":"en","license":"Copyright (c) 2022 Sandhya Maranna, John Willison, Srecko  Joksimovic, Nayana Parange, Maurizio Costabile","note":"number: 4","page":"95-111","source":"ajet.org.au","title":"Factors that influence cognitive presence: A scoping review","title-short":"Factors that influence cognitive presence","volume":"38","author":[{"family":"Maranna","given":"Sandhya"},{"family":"Willison","given":"John"},{"family":"Joksimovic","given":"Srecko"},{"family":"Parange","given":"Nayana"},{"family":"Costabile","given":"Maurizio"}],"issued":{"date-parts":[["2022",11,4]]}}}],"schema":"https://github.com/citation-style-language/schema/raw/master/csl-citation.json"} </w:instrText>
      </w:r>
      <w:r w:rsidR="00C10DAA">
        <w:rPr>
          <w:rFonts w:cs="Arial"/>
          <w:szCs w:val="20"/>
        </w:rPr>
        <w:fldChar w:fldCharType="separate"/>
      </w:r>
      <w:r w:rsidR="00C10DAA" w:rsidRPr="00C10DAA">
        <w:rPr>
          <w:rFonts w:cs="Arial"/>
        </w:rPr>
        <w:t>(Alharbi, 2022; Li, 2022; Maranna et al., 2022)</w:t>
      </w:r>
      <w:r w:rsidR="00C10DAA">
        <w:rPr>
          <w:rFonts w:cs="Arial"/>
          <w:szCs w:val="20"/>
        </w:rPr>
        <w:fldChar w:fldCharType="end"/>
      </w:r>
      <w:r w:rsidR="00075960">
        <w:rPr>
          <w:rFonts w:cs="Arial"/>
          <w:szCs w:val="20"/>
        </w:rPr>
        <w:t>.</w:t>
      </w:r>
      <w:r w:rsidR="003D0903">
        <w:rPr>
          <w:rFonts w:cs="Arial"/>
          <w:szCs w:val="20"/>
        </w:rPr>
        <w:t xml:space="preserve"> </w:t>
      </w:r>
      <w:r w:rsidR="00E54688" w:rsidRPr="002C3135">
        <w:rPr>
          <w:rFonts w:cs="Arial"/>
          <w:szCs w:val="20"/>
        </w:rPr>
        <w:t xml:space="preserve">Even the teaching presence of instructors who are not course designers correlate to learner cognitive presence </w:t>
      </w:r>
      <w:r w:rsidR="00E54688" w:rsidRPr="002C3135">
        <w:rPr>
          <w:rFonts w:cs="Arial"/>
          <w:szCs w:val="20"/>
        </w:rPr>
        <w:fldChar w:fldCharType="begin"/>
      </w:r>
      <w:r w:rsidR="00D041FF">
        <w:rPr>
          <w:rFonts w:cs="Arial"/>
          <w:szCs w:val="20"/>
        </w:rPr>
        <w:instrText xml:space="preserve"> ADDIN ZOTERO_ITEM CSL_CITATION {"citationID":"CCIL8wnm","properties":{"formattedCitation":"(Silva, 2018)","plainCitation":"(Silva, 2018)","noteIndex":0},"citationItems":[{"id":487,"uris":["http://zotero.org/users/8793764/items/3THPLQDR"],"itemData":{"id":487,"type":"thesis","abstract":"Adult online learners represent the largest demographic in higher education. Academic leaders increasingly use non-designer instructors (NDIs) to meet demands. NDIs have little control over course design, part of teaching presence valued by learners. This quantitative, predictive correlational study investigated 1) to what frequency online learners’ perceptions of their NDIs’ teaching presence predicted learners’ cognitive presence; and 2) to what frequency did learners’ use of instructional media resources moderate that predictive relationship, while enrolled in online courses in a private, non-profit university in the western United States. Using The Community of Inquiry (COI) survey, this study measured learners’ perceptions of presence as they related to online students’ learning and use of instructional media. Multiple regression analyses tested both hypotheses (n = 128). The first null hypothesis was rejected revealing NDIs’ teaching presence significantly predicted 52% of the variance of learners’ cognitive presence, R2 = .524, p &lt; .001, f2 = 1.08. These findings expand scientific knowledge to the instructional context of NDIs and confirm prior research that found a similar role for teaching presence on cognitive presence. The study failed to reject the null hypothesis for research question two. Frequencies of instructional media use showed a nonsignificant effect on the predictive role of teaching presence on cognitive presence. Further research could examine the unique contributions of the course design sub-factor of teaching presence in the context of courses taught by NDIs.","event-place":"United States -- Arizona","genre":"Ph.D.","language":"English","license":"Database copyright ProQuest LLC; ProQuest does not claim copyright in the individual underlying works.","note":"ISBN: 9780355829716\ncontainer-title: ProQuest Dissertations and Theses","number-of-pages":"260","publisher":"Grand Canyon University","publisher-place":"United States -- Arizona","source":"ProQuest","title":"Moderating Relationships: Online Learners' Cognitive Presence and Non-designer Instructor's Teaching Presence","title-short":"Moderating Relationships","URL":"https://www.proquest.com/docview/2031574013/abstract/5AC5BE3132C54869PQ/1","author":[{"family":"Silva","given":"Laura Ann"}],"accessed":{"date-parts":[["2022",2,11]]},"issued":{"date-parts":[["2018"]]}}}],"schema":"https://github.com/citation-style-language/schema/raw/master/csl-citation.json"} </w:instrText>
      </w:r>
      <w:r w:rsidR="00E54688" w:rsidRPr="002C3135">
        <w:rPr>
          <w:rFonts w:cs="Arial"/>
          <w:szCs w:val="20"/>
        </w:rPr>
        <w:fldChar w:fldCharType="separate"/>
      </w:r>
      <w:r w:rsidR="00E54688" w:rsidRPr="002C3135">
        <w:rPr>
          <w:rFonts w:cs="Arial"/>
          <w:szCs w:val="20"/>
        </w:rPr>
        <w:t>(Silva, 2018)</w:t>
      </w:r>
      <w:r w:rsidR="00E54688" w:rsidRPr="002C3135">
        <w:rPr>
          <w:rFonts w:cs="Arial"/>
          <w:szCs w:val="20"/>
        </w:rPr>
        <w:fldChar w:fldCharType="end"/>
      </w:r>
      <w:r w:rsidR="00E54688" w:rsidRPr="002C3135">
        <w:rPr>
          <w:rFonts w:cs="Arial"/>
          <w:szCs w:val="20"/>
        </w:rPr>
        <w:t xml:space="preserve">. </w:t>
      </w:r>
    </w:p>
    <w:p w14:paraId="21E41A1F" w14:textId="77777777" w:rsidR="008118DC" w:rsidRPr="002C3135" w:rsidRDefault="008118DC" w:rsidP="00FD0FA9">
      <w:pPr>
        <w:ind w:firstLine="720"/>
        <w:rPr>
          <w:rFonts w:cs="Arial"/>
          <w:szCs w:val="20"/>
        </w:rPr>
      </w:pPr>
    </w:p>
    <w:p w14:paraId="53F3A522" w14:textId="3967A0EE" w:rsidR="00B52800" w:rsidRPr="004A78B4" w:rsidRDefault="008118DC" w:rsidP="00AE6E0C">
      <w:pPr>
        <w:pStyle w:val="Heading2"/>
      </w:pPr>
      <w:r>
        <w:t xml:space="preserve">1.3 </w:t>
      </w:r>
      <w:r w:rsidR="00765DB2" w:rsidRPr="004A78B4">
        <w:t>Drawbacks of Active Learning Online</w:t>
      </w:r>
    </w:p>
    <w:p w14:paraId="483C191B" w14:textId="2A08F87C" w:rsidR="00284C47" w:rsidRPr="002C3135" w:rsidRDefault="002B6A6E" w:rsidP="00EF6699">
      <w:pPr>
        <w:ind w:firstLine="720"/>
        <w:rPr>
          <w:rFonts w:cs="Arial"/>
          <w:szCs w:val="20"/>
        </w:rPr>
      </w:pPr>
      <w:r w:rsidRPr="002C3135">
        <w:rPr>
          <w:rFonts w:cs="Arial"/>
          <w:szCs w:val="20"/>
        </w:rPr>
        <w:t xml:space="preserve">While active learning, particularly activities grounded in CoI, may </w:t>
      </w:r>
      <w:r w:rsidR="00820FBB">
        <w:rPr>
          <w:rFonts w:cs="Arial"/>
          <w:szCs w:val="20"/>
        </w:rPr>
        <w:t>improve certain learner outcomes</w:t>
      </w:r>
      <w:r w:rsidR="006A24BF" w:rsidRPr="002C3135">
        <w:rPr>
          <w:rFonts w:cs="Arial"/>
          <w:szCs w:val="20"/>
        </w:rPr>
        <w:t xml:space="preserve">, this influence is not universal. </w:t>
      </w:r>
      <w:r w:rsidR="00EF6699" w:rsidRPr="002C3135">
        <w:rPr>
          <w:rFonts w:cs="Arial"/>
          <w:szCs w:val="20"/>
        </w:rPr>
        <w:t>Active learning in online classrooms may cause anxiety</w:t>
      </w:r>
      <w:r w:rsidR="00284C47" w:rsidRPr="002C3135">
        <w:rPr>
          <w:rFonts w:cs="Arial"/>
          <w:szCs w:val="20"/>
        </w:rPr>
        <w:t xml:space="preserve"> in some students</w:t>
      </w:r>
      <w:r w:rsidR="00EF6699" w:rsidRPr="002C3135">
        <w:rPr>
          <w:rFonts w:cs="Arial"/>
          <w:szCs w:val="20"/>
        </w:rPr>
        <w:t xml:space="preserve"> </w:t>
      </w:r>
      <w:r w:rsidR="00EF6699" w:rsidRPr="002C3135">
        <w:rPr>
          <w:rFonts w:cs="Arial"/>
          <w:szCs w:val="20"/>
        </w:rPr>
        <w:fldChar w:fldCharType="begin"/>
      </w:r>
      <w:r w:rsidR="00AB154C">
        <w:rPr>
          <w:rFonts w:cs="Arial"/>
          <w:szCs w:val="20"/>
        </w:rPr>
        <w:instrText xml:space="preserve"> ADDIN ZOTERO_ITEM CSL_CITATION {"citationID":"90UpIy05","properties":{"formattedCitation":"(England et al., 2017; Pilkington, 2018)","plainCitation":"(England et al., 2017; Pilkington, 2018)","noteIndex":0},"citationItems":[{"id":291,"uris":["http://zotero.org/users/8793764/items/57VZXH4U"],"itemData":{"id":291,"type":"article-journal","abstract":"Many researchers have called for implementation of active learning practices in undergraduate science classrooms as one method to increase retention and persistence in STEM, yet there has been little research on the potential increases in student anxiety that may accompany these practices. This is of concern because excessive anxiety can decrease student performance. Levels and sources of student anxiety in three introductory biology lecture classes were investigated via an online survey and student interviews. The survey (n = 327) data revealed that 16% of students had moderately high classroom anxiety, which differed among the three classes. All five active learning classroom practices that were investigated caused student anxiety, with students voluntarily answering a question or being called on to answer a question causing higher anxiety than working in groups, completing worksheets, or answering clicker questions. Interviews revealed that student anxiety seemed to align with communication apprehension, social anxiety, and test anxiety. Additionally, students with higher general anxiety were more likely to self-report lower course grade and the intention to leave the major. These data suggest that a subset of students in introductory biology experience anxiety in response to active learning, and its potential impacts should be investigated.","container-title":"PLOS ONE","DOI":"10.1371/journal.pone.0182506","ISSN":"1932-6203","issue":"8","journalAbbreviation":"PLOS ONE","language":"en","note":"publisher: Public Library of Science","page":"e0182506","source":"PLoS Journals","title":"Student anxiety in introductory biology classrooms: Perceptions about active learning and persistence in the major","title-short":"Student anxiety in introductory biology classrooms","volume":"12","author":[{"family":"England","given":"Benjamin J."},{"family":"Brigati","given":"Jennifer R."},{"family":"Schussler","given":"Elisabeth E."}],"issued":{"date-parts":[["2017",8,3]]}}},{"id":284,"uris":["http://zotero.org/users/8793764/items/TI3WART5"],"itemData":{"id":284,"type":"article-journal","abstract":"Active learning and online education have become important aspects of knowledge delivery. Nevertheless, little research exists on how active learning techniques can be implemented in an online environment. Deliberate equivalence of methods and materials for onsite and online delivery mechanisms is often seen as a strong point in favor of a particular program. Online environment, however, demands adjustments. Blogging is one way to implement active learning techniques in a virtual classroom. The case study that involved 25 college composition students demonstrates that blogging overcomes the asynchronous nature of online classes and results in improved attitudes toward writing as it shows real-world application of the skills acquired in a classroom and makes students see writing as presentation of self.","container-title":"Journal of Educational Technology Systems","DOI":"10.1177/0047239518788278","ISSN":"0047-2395","issue":"2","journalAbbreviation":"Journal of Educational Technology Systems","language":"en","note":"publisher: SAGE Publications Inc","page":"213-226","source":"SAGE Journals","title":"Active Learning for an Online Composition Classroom: Blogging As an Enhancement of Online Curriculum","title-short":"Active Learning for an Online Composition Classroom","volume":"47","author":[{"family":"Pilkington","given":"Olga A."}],"issued":{"date-parts":[["2018",12,1]]}}}],"schema":"https://github.com/citation-style-language/schema/raw/master/csl-citation.json"} </w:instrText>
      </w:r>
      <w:r w:rsidR="00EF6699" w:rsidRPr="002C3135">
        <w:rPr>
          <w:rFonts w:cs="Arial"/>
          <w:szCs w:val="20"/>
        </w:rPr>
        <w:fldChar w:fldCharType="separate"/>
      </w:r>
      <w:r w:rsidR="00551071" w:rsidRPr="002C3135">
        <w:rPr>
          <w:rFonts w:cs="Arial"/>
          <w:szCs w:val="20"/>
        </w:rPr>
        <w:t>(England et al., 2017; Pilkington, 2018)</w:t>
      </w:r>
      <w:r w:rsidR="00EF6699" w:rsidRPr="002C3135">
        <w:rPr>
          <w:rFonts w:cs="Arial"/>
          <w:szCs w:val="20"/>
        </w:rPr>
        <w:fldChar w:fldCharType="end"/>
      </w:r>
      <w:r w:rsidR="00EF6699" w:rsidRPr="002C3135">
        <w:rPr>
          <w:rFonts w:cs="Arial"/>
          <w:szCs w:val="20"/>
        </w:rPr>
        <w:t xml:space="preserve">. </w:t>
      </w:r>
      <w:r w:rsidR="00B30456" w:rsidRPr="002C3135">
        <w:rPr>
          <w:rFonts w:cs="Arial"/>
          <w:szCs w:val="20"/>
        </w:rPr>
        <w:t xml:space="preserve">Anxiety in higher education is modified by </w:t>
      </w:r>
      <w:r w:rsidR="00BB191C" w:rsidRPr="002C3135">
        <w:rPr>
          <w:rFonts w:cs="Arial"/>
          <w:szCs w:val="20"/>
        </w:rPr>
        <w:t>external factors (e.g. status as an international students)</w:t>
      </w:r>
      <w:r w:rsidR="002F2011" w:rsidRPr="002C3135">
        <w:rPr>
          <w:rFonts w:cs="Arial"/>
          <w:szCs w:val="20"/>
        </w:rPr>
        <w:t xml:space="preserve">, </w:t>
      </w:r>
      <w:r w:rsidR="00BB191C" w:rsidRPr="002C3135">
        <w:rPr>
          <w:rFonts w:cs="Arial"/>
          <w:szCs w:val="20"/>
        </w:rPr>
        <w:t>internal factors (e.g. self-esteem, social anxiety</w:t>
      </w:r>
      <w:r w:rsidR="00FF1EA3" w:rsidRPr="002C3135">
        <w:rPr>
          <w:rFonts w:cs="Arial"/>
          <w:szCs w:val="20"/>
        </w:rPr>
        <w:t xml:space="preserve"> and</w:t>
      </w:r>
      <w:r w:rsidR="00BB191C" w:rsidRPr="002C3135">
        <w:rPr>
          <w:rFonts w:cs="Arial"/>
          <w:szCs w:val="20"/>
        </w:rPr>
        <w:t xml:space="preserve"> motivation</w:t>
      </w:r>
      <w:r w:rsidR="00FF1EA3" w:rsidRPr="002C3135">
        <w:rPr>
          <w:rFonts w:cs="Arial"/>
          <w:szCs w:val="20"/>
        </w:rPr>
        <w:t>)</w:t>
      </w:r>
      <w:r w:rsidR="00CA14EF" w:rsidRPr="002C3135">
        <w:rPr>
          <w:rFonts w:cs="Arial"/>
          <w:szCs w:val="20"/>
        </w:rPr>
        <w:t>,</w:t>
      </w:r>
      <w:r w:rsidR="00101A31" w:rsidRPr="002C3135">
        <w:rPr>
          <w:rFonts w:cs="Arial"/>
          <w:szCs w:val="20"/>
        </w:rPr>
        <w:t xml:space="preserve"> </w:t>
      </w:r>
      <w:r w:rsidR="00CA14EF" w:rsidRPr="002C3135">
        <w:rPr>
          <w:rFonts w:cs="Arial"/>
          <w:szCs w:val="20"/>
        </w:rPr>
        <w:t>institutional factors (e.g. teaching methodology and classroom procedures)</w:t>
      </w:r>
      <w:r w:rsidR="00051B91" w:rsidRPr="002C3135">
        <w:rPr>
          <w:rFonts w:cs="Arial"/>
          <w:szCs w:val="20"/>
        </w:rPr>
        <w:t xml:space="preserve"> </w:t>
      </w:r>
      <w:r w:rsidR="00101A31" w:rsidRPr="002C3135">
        <w:rPr>
          <w:rFonts w:cs="Arial"/>
          <w:szCs w:val="20"/>
        </w:rPr>
        <w:fldChar w:fldCharType="begin"/>
      </w:r>
      <w:r w:rsidR="00AB154C">
        <w:rPr>
          <w:rFonts w:cs="Arial"/>
          <w:szCs w:val="20"/>
        </w:rPr>
        <w:instrText xml:space="preserve"> ADDIN ZOTERO_ITEM CSL_CITATION {"citationID":"qMiRKZXw","properties":{"formattedCitation":"(Eddy et al., 2015; Khoshlessan &amp; Das, 2017; Russell &amp; Topham, 2012)","plainCitation":"(Eddy et al., 2015; Khoshlessan &amp; Das, 2017; Russell &amp; Topham, 2012)","noteIndex":0},"citationItems":[{"id":285,"uris":["http://zotero.org/users/8793764/items/2JRHTZDG"],"itemData":{"id":285,"type":"article-journal","abstract":"There is extensive evidence that active learning works better than a completely passive lecture. Despite this evidence, adoption of these evidence-based teaching practices remains low. In this paper, we offer one tool to help faculty members implement active learning. This tool identifies 21 readily implemented elements that have been shown to increase student outcomes related to achievement, logic development, or other relevant learning goals with college-age students. Thus, this tool both clarifies the research-supported elements of best practices for instructor implementation of active learning in the classroom setting and measures instructors’ alignment with these practices. We describe how we reviewed the discipline-based education research literature to identify best practices in active learning for adult learners in the classroom and used these results to develop an observation tool (Practical Observation Rubric To Assess Active Learning, or PORTAAL) that documents the extent to which instructors incorporate these practices into their classrooms. We then use PORTAAL to explore the classroom practices of 25 introductory biology instructors who employ some form of active learning. Overall, PORTAAL documents how well aligned classrooms are with research-supported best practices for active learning and provides specific feedback and guidance to instructors to allow them to identify what they do well and what could be improved.","container-title":"CBE—Life Sciences Education","DOI":"10.1187/cbe.14-06-0095","issue":"2","journalAbbreviation":"LSE","note":"publisher: American Society for Cell Biology (lse)","page":"ar23","source":"lifescied.org (Atypon)","title":"PORTAAL: A Classroom Observation Tool Assessing Evidence-Based Teaching Practices for Active Learning in Large Science, Technology, Engineering, and Mathematics Classes","title-short":"PORTAAL","volume":"14","author":[{"family":"Eddy","given":"Sarah L."},{"family":"Converse","given":"Mercedes"},{"family":"Wenderoth","given":"Mary Pat"}],"issued":{"date-parts":[["2015",6]]}}},{"id":287,"uris":["http://zotero.org/users/8793764/items/7AXXYXCA"],"itemData":{"id":287,"type":"article-journal","abstract":"The purpose of this study is to explore international students’ study anxiety in a mid-sized public four-year university in Southeast Texas by comparing their existing study anxiety along lines of nationality, gender, age, major, degree, and stage of education. The subjects were selected using a convenience sample during the Spring of 2013. The researcher collected pertinent demographic data and used a modified version of the Study Anxiety Questionnaire (SAQ). The non-parametric statistical analysis focuses on the students’ perceptions and the study anxiety of international students which has been grouped into five anxiety subgroups. The results demonstrate some differences in anxiety levels among different demographic groups.","container-title":"Journal of International Students","DOI":"10.32674/jis.v7i2.383","ISSN":"2166-3750, 2162-3104","issue":"2","journalAbbreviation":"jis","language":"en","page":"311-328","source":"DOI.org (Crossref)","title":"Analyzing International Students’ Study Anxiety in Higher Education","volume":"7","author":[{"family":"Khoshlessan","given":"Rezvan"},{"family":"Das","given":"Kumer Pial"}],"issued":{"date-parts":[["2017",4,1]]}}},{"id":286,"uris":["http://zotero.org/users/8793764/items/NXMVNFK9"],"itemData":{"id":286,"type":"article-journal","abstract":"BackgroundThis paper reports findings from two complementary web-surveys conducted in the UK, in which 787 university students described their experiences of social anxiety.AimsThe aim was to explore the impact of social anxiety on student learning and well-being in the context of higher education.MethodParticipants self-selected using a screening tool and completed a web-based questionnaire.ResultsThe findings are consistent with previous research on social anxiety and suggest that for a significant minority of students, social anxiety is a persistent, hidden disability that impacts on learning and well-being.ConclusionsThe findings highlight the need for enhanced pedagogic support for students with social anxiety.","container-title":"Journal of Mental Health","DOI":"10.3109/09638237.2012.694505","ISSN":"0963-8237","issue":"4","note":"publisher: Routledge\n_eprint: https://doi.org/10.3109/09638237.2012.694505\nPMID: 22823093","page":"375-385","source":"Taylor and Francis+NEJM","title":"The impact of social anxiety on student learning and well-being in higher education","volume":"21","author":[{"family":"Russell","given":"Graham"},{"family":"Topham","given":"Phil"}],"issued":{"date-parts":[["2012",8,1]]}}}],"schema":"https://github.com/citation-style-language/schema/raw/master/csl-citation.json"} </w:instrText>
      </w:r>
      <w:r w:rsidR="00101A31" w:rsidRPr="002C3135">
        <w:rPr>
          <w:rFonts w:cs="Arial"/>
          <w:szCs w:val="20"/>
        </w:rPr>
        <w:fldChar w:fldCharType="separate"/>
      </w:r>
      <w:r w:rsidR="00632ED6" w:rsidRPr="002C3135">
        <w:rPr>
          <w:rFonts w:cs="Arial"/>
          <w:szCs w:val="20"/>
        </w:rPr>
        <w:t>(Eddy et al., 2015; Khoshlessan &amp; Das, 2017; Russell &amp; Topham, 2012)</w:t>
      </w:r>
      <w:r w:rsidR="00101A31" w:rsidRPr="002C3135">
        <w:rPr>
          <w:rFonts w:cs="Arial"/>
          <w:szCs w:val="20"/>
        </w:rPr>
        <w:fldChar w:fldCharType="end"/>
      </w:r>
      <w:r w:rsidR="00F634DC" w:rsidRPr="002C3135">
        <w:rPr>
          <w:rFonts w:cs="Arial"/>
          <w:szCs w:val="20"/>
        </w:rPr>
        <w:t>.</w:t>
      </w:r>
      <w:r w:rsidR="00765DB2" w:rsidRPr="002C3135">
        <w:rPr>
          <w:rFonts w:cs="Arial"/>
          <w:szCs w:val="20"/>
        </w:rPr>
        <w:t xml:space="preserve"> </w:t>
      </w:r>
      <w:r w:rsidR="00EF6699" w:rsidRPr="002C3135">
        <w:rPr>
          <w:rFonts w:cs="Arial"/>
          <w:szCs w:val="20"/>
        </w:rPr>
        <w:t xml:space="preserve">Students with higher anxiety may be less likely to persist in a course and a major </w:t>
      </w:r>
      <w:r w:rsidR="00EF6699" w:rsidRPr="002C3135">
        <w:rPr>
          <w:rFonts w:cs="Arial"/>
          <w:szCs w:val="20"/>
        </w:rPr>
        <w:fldChar w:fldCharType="begin"/>
      </w:r>
      <w:r w:rsidR="00AB154C">
        <w:rPr>
          <w:rFonts w:cs="Arial"/>
          <w:szCs w:val="20"/>
        </w:rPr>
        <w:instrText xml:space="preserve"> ADDIN ZOTERO_ITEM CSL_CITATION {"citationID":"uftewhPs","properties":{"formattedCitation":"(England et al., 2017)","plainCitation":"(England et al., 2017)","noteIndex":0},"citationItems":[{"id":291,"uris":["http://zotero.org/users/8793764/items/57VZXH4U"],"itemData":{"id":291,"type":"article-journal","abstract":"Many researchers have called for implementation of active learning practices in undergraduate science classrooms as one method to increase retention and persistence in STEM, yet there has been little research on the potential increases in student anxiety that may accompany these practices. This is of concern because excessive anxiety can decrease student performance. Levels and sources of student anxiety in three introductory biology lecture classes were investigated via an online survey and student interviews. The survey (n = 327) data revealed that 16% of students had moderately high classroom anxiety, which differed among the three classes. All five active learning classroom practices that were investigated caused student anxiety, with students voluntarily answering a question or being called on to answer a question causing higher anxiety than working in groups, completing worksheets, or answering clicker questions. Interviews revealed that student anxiety seemed to align with communication apprehension, social anxiety, and test anxiety. Additionally, students with higher general anxiety were more likely to self-report lower course grade and the intention to leave the major. These data suggest that a subset of students in introductory biology experience anxiety in response to active learning, and its potential impacts should be investigated.","container-title":"PLOS ONE","DOI":"10.1371/journal.pone.0182506","ISSN":"1932-6203","issue":"8","journalAbbreviation":"PLOS ONE","language":"en","note":"publisher: Public Library of Science","page":"e0182506","source":"PLoS Journals","title":"Student anxiety in introductory biology classrooms: Perceptions about active learning and persistence in the major","title-short":"Student anxiety in introductory biology classrooms","volume":"12","author":[{"family":"England","given":"Benjamin J."},{"family":"Brigati","given":"Jennifer R."},{"family":"Schussler","given":"Elisabeth E."}],"issued":{"date-parts":[["2017",8,3]]}}}],"schema":"https://github.com/citation-style-language/schema/raw/master/csl-citation.json"} </w:instrText>
      </w:r>
      <w:r w:rsidR="00EF6699" w:rsidRPr="002C3135">
        <w:rPr>
          <w:rFonts w:cs="Arial"/>
          <w:szCs w:val="20"/>
        </w:rPr>
        <w:fldChar w:fldCharType="separate"/>
      </w:r>
      <w:r w:rsidR="00EF6699" w:rsidRPr="002C3135">
        <w:rPr>
          <w:rFonts w:cs="Arial"/>
          <w:szCs w:val="20"/>
        </w:rPr>
        <w:t>(England et al., 2017)</w:t>
      </w:r>
      <w:r w:rsidR="00EF6699" w:rsidRPr="002C3135">
        <w:rPr>
          <w:rFonts w:cs="Arial"/>
          <w:szCs w:val="20"/>
        </w:rPr>
        <w:fldChar w:fldCharType="end"/>
      </w:r>
      <w:r w:rsidR="00EF6699" w:rsidRPr="002C3135">
        <w:rPr>
          <w:rFonts w:cs="Arial"/>
          <w:szCs w:val="20"/>
        </w:rPr>
        <w:t xml:space="preserve">. </w:t>
      </w:r>
      <w:r w:rsidR="00D77C3D" w:rsidRPr="002C3135">
        <w:rPr>
          <w:rFonts w:cs="Arial"/>
          <w:szCs w:val="20"/>
        </w:rPr>
        <w:t>However, the anxiety induced in some students when engaging in</w:t>
      </w:r>
      <w:r w:rsidR="00571EE7" w:rsidRPr="002C3135">
        <w:rPr>
          <w:rFonts w:cs="Arial"/>
          <w:szCs w:val="20"/>
        </w:rPr>
        <w:t xml:space="preserve"> collaborative</w:t>
      </w:r>
      <w:r w:rsidR="00D77C3D" w:rsidRPr="002C3135">
        <w:rPr>
          <w:rFonts w:cs="Arial"/>
          <w:szCs w:val="20"/>
        </w:rPr>
        <w:t xml:space="preserve"> active learning online </w:t>
      </w:r>
      <w:r w:rsidR="00571EE7" w:rsidRPr="002C3135">
        <w:rPr>
          <w:rFonts w:cs="Arial"/>
          <w:szCs w:val="20"/>
        </w:rPr>
        <w:t xml:space="preserve">may be more facilitative than debilitative and anxiety may decrease over time </w:t>
      </w:r>
      <w:r w:rsidR="00AF5DAB" w:rsidRPr="002C3135">
        <w:rPr>
          <w:rFonts w:cs="Arial"/>
          <w:szCs w:val="20"/>
        </w:rPr>
        <w:fldChar w:fldCharType="begin"/>
      </w:r>
      <w:r w:rsidR="00AB154C">
        <w:rPr>
          <w:rFonts w:cs="Arial"/>
          <w:szCs w:val="20"/>
        </w:rPr>
        <w:instrText xml:space="preserve"> ADDIN ZOTERO_ITEM CSL_CITATION {"citationID":"wYkd2GKt","properties":{"formattedCitation":"(Hilliard et al., 2020)","plainCitation":"(Hilliard et al., 2020)","noteIndex":0},"citationItems":[{"id":283,"uris":["http://zotero.org/users/8793764/items/93PY7SND"],"itemData":{"id":283,"type":"article-journal","abstract":"Collaborative learning activities have become a popular method in online education to encourage active learning and equip students with team working skills that are highly valued by employers. However, past research has identified that working with other students online has the potential to cause anxiety for learners, particularly when work is being assessed. There is concern that, as well as the emotional distress this may cause, anxiety may affect students' participation and performance in these activities. This paper investigates these issues by exploring part-time distance learners' experiences of a group project where they were required to collaborate online to create a wiki resource and a website. An online survey and interviews were conducted with students who had recently completed the project. Results revealed that anxiety was commonly experienced, and causes of anxiety included relying on ‘unknown others’, fear of negative evaluation, and worries about non-active group members. It was found that anxiety reduced over the course of the project, as feelings of uncertainty were resolved. Findings also revealed that, although anxiety is often viewed to have detrimental consequences, more learners perceived anxiety to have had a facilitative effect on participation and performance than a debilitative one. Students who employed problem-focused coping strategies, rather than avoidance coping ones, were more likely to experience facilitative effects. These findings will be of value to educators who are designing and running online collaborative activities, and students who are participating in them.","container-title":"Computers &amp; Education","DOI":"10.1016/j.compedu.2019.103675","ISSN":"0360-1315","journalAbbreviation":"Computers &amp; Education","language":"en","page":"103675","source":"ScienceDirect","title":"Students’ experiences of anxiety in an assessed, online, collaborative project","volume":"143","author":[{"family":"Hilliard","given":"Jake"},{"family":"Kear","given":"Karen"},{"family":"Donelan","given":"Helen"},{"family":"Heaney","given":"Caroline"}],"issued":{"date-parts":[["2020",1,1]]}}}],"schema":"https://github.com/citation-style-language/schema/raw/master/csl-citation.json"} </w:instrText>
      </w:r>
      <w:r w:rsidR="00AF5DAB" w:rsidRPr="002C3135">
        <w:rPr>
          <w:rFonts w:cs="Arial"/>
          <w:szCs w:val="20"/>
        </w:rPr>
        <w:fldChar w:fldCharType="separate"/>
      </w:r>
      <w:r w:rsidR="00AF5DAB" w:rsidRPr="002C3135">
        <w:rPr>
          <w:rFonts w:cs="Arial"/>
          <w:szCs w:val="20"/>
        </w:rPr>
        <w:t>(Hilliard et al., 2020)</w:t>
      </w:r>
      <w:r w:rsidR="00AF5DAB" w:rsidRPr="002C3135">
        <w:rPr>
          <w:rFonts w:cs="Arial"/>
          <w:szCs w:val="20"/>
        </w:rPr>
        <w:fldChar w:fldCharType="end"/>
      </w:r>
      <w:r w:rsidR="00571EE7" w:rsidRPr="002C3135">
        <w:rPr>
          <w:rFonts w:cs="Arial"/>
          <w:szCs w:val="20"/>
        </w:rPr>
        <w:t>.</w:t>
      </w:r>
    </w:p>
    <w:p w14:paraId="594B1418" w14:textId="68683091" w:rsidR="00B70090" w:rsidRPr="002C3135" w:rsidRDefault="00CE09D1" w:rsidP="00AB29F4">
      <w:pPr>
        <w:ind w:firstLine="720"/>
        <w:rPr>
          <w:rFonts w:cs="Arial"/>
          <w:szCs w:val="20"/>
        </w:rPr>
      </w:pPr>
      <w:r w:rsidRPr="002C3135">
        <w:rPr>
          <w:rFonts w:cs="Arial"/>
          <w:szCs w:val="20"/>
        </w:rPr>
        <w:t xml:space="preserve">In </w:t>
      </w:r>
      <w:r w:rsidR="007E72A1" w:rsidRPr="002C3135">
        <w:rPr>
          <w:rFonts w:cs="Arial"/>
          <w:szCs w:val="20"/>
        </w:rPr>
        <w:t xml:space="preserve">online </w:t>
      </w:r>
      <w:r w:rsidR="004846FF" w:rsidRPr="002C3135">
        <w:rPr>
          <w:rFonts w:cs="Arial"/>
          <w:szCs w:val="20"/>
        </w:rPr>
        <w:t>active learning activities</w:t>
      </w:r>
      <w:r w:rsidRPr="002C3135">
        <w:rPr>
          <w:rFonts w:cs="Arial"/>
          <w:szCs w:val="20"/>
        </w:rPr>
        <w:t>,</w:t>
      </w:r>
      <w:r w:rsidR="00801BD0" w:rsidRPr="002C3135">
        <w:rPr>
          <w:rFonts w:cs="Arial"/>
          <w:szCs w:val="20"/>
        </w:rPr>
        <w:t xml:space="preserve"> learning </w:t>
      </w:r>
      <w:r w:rsidRPr="002C3135">
        <w:rPr>
          <w:rFonts w:cs="Arial"/>
          <w:szCs w:val="20"/>
        </w:rPr>
        <w:t>demand</w:t>
      </w:r>
      <w:r w:rsidR="00801BD0" w:rsidRPr="002C3135">
        <w:rPr>
          <w:rFonts w:cs="Arial"/>
          <w:szCs w:val="20"/>
        </w:rPr>
        <w:t>s</w:t>
      </w:r>
      <w:r w:rsidRPr="002C3135">
        <w:rPr>
          <w:rFonts w:cs="Arial"/>
          <w:szCs w:val="20"/>
        </w:rPr>
        <w:t xml:space="preserve"> working memory resources to process </w:t>
      </w:r>
      <w:r w:rsidR="00B70090" w:rsidRPr="002C3135">
        <w:rPr>
          <w:rFonts w:cs="Arial"/>
          <w:szCs w:val="20"/>
        </w:rPr>
        <w:t>information, referred to as cognitive load</w:t>
      </w:r>
      <w:r w:rsidR="00801BD0" w:rsidRPr="002C3135">
        <w:rPr>
          <w:rFonts w:cs="Arial"/>
          <w:szCs w:val="20"/>
        </w:rPr>
        <w:t>.</w:t>
      </w:r>
      <w:r w:rsidR="00B70090" w:rsidRPr="002C3135">
        <w:rPr>
          <w:rFonts w:cs="Arial"/>
          <w:szCs w:val="20"/>
        </w:rPr>
        <w:t xml:space="preserve"> Cognitive load can be described as intrinsic, extraneous, or germane. Intrinsic cognitive load is a </w:t>
      </w:r>
      <w:r w:rsidR="00750E12" w:rsidRPr="002C3135">
        <w:rPr>
          <w:rFonts w:cs="Arial"/>
          <w:szCs w:val="20"/>
        </w:rPr>
        <w:t>result</w:t>
      </w:r>
      <w:r w:rsidR="00B70090" w:rsidRPr="002C3135">
        <w:rPr>
          <w:rFonts w:cs="Arial"/>
          <w:szCs w:val="20"/>
        </w:rPr>
        <w:t xml:space="preserve"> of</w:t>
      </w:r>
      <w:r w:rsidR="00750E12" w:rsidRPr="002C3135">
        <w:rPr>
          <w:rFonts w:cs="Arial"/>
          <w:szCs w:val="20"/>
        </w:rPr>
        <w:t xml:space="preserve"> the</w:t>
      </w:r>
      <w:r w:rsidR="00B70090" w:rsidRPr="002C3135">
        <w:rPr>
          <w:rFonts w:cs="Arial"/>
          <w:szCs w:val="20"/>
        </w:rPr>
        <w:t xml:space="preserve"> mental processing </w:t>
      </w:r>
      <w:r w:rsidR="00750E12" w:rsidRPr="002C3135">
        <w:rPr>
          <w:rFonts w:cs="Arial"/>
          <w:szCs w:val="20"/>
        </w:rPr>
        <w:t>needed</w:t>
      </w:r>
      <w:r w:rsidR="00B70090" w:rsidRPr="002C3135">
        <w:rPr>
          <w:rFonts w:cs="Arial"/>
          <w:szCs w:val="20"/>
        </w:rPr>
        <w:t xml:space="preserve"> to understand a task</w:t>
      </w:r>
      <w:r w:rsidR="003E2880" w:rsidRPr="002C3135">
        <w:rPr>
          <w:rFonts w:cs="Arial"/>
          <w:szCs w:val="20"/>
        </w:rPr>
        <w:t xml:space="preserve">, influenced by task complexity, interactivity, and the learning environment </w:t>
      </w:r>
      <w:r w:rsidR="00B70090" w:rsidRPr="002C3135">
        <w:rPr>
          <w:rFonts w:cs="Arial"/>
          <w:szCs w:val="20"/>
        </w:rPr>
        <w:fldChar w:fldCharType="begin"/>
      </w:r>
      <w:r w:rsidR="00AB154C">
        <w:rPr>
          <w:rFonts w:cs="Arial"/>
          <w:szCs w:val="20"/>
        </w:rPr>
        <w:instrText xml:space="preserve"> ADDIN ZOTERO_ITEM CSL_CITATION {"citationID":"05t8u5XW","properties":{"formattedCitation":"(Kalyuga, 2011; Mills, 2016)","plainCitation":"(Kalyuga, 2011; Mills, 2016)","noteIndex":0},"citationItems":[{"id":24,"uris":["http://zotero.org/users/8793764/items/VRWWA85Z"],"itemData":{"id":24,"type":"article-journal","abstract":"Cognitive load theory has been traditionally described as involving three separate and additive types of load. Germane load is considered as a learning-relevant load complementing extraneous and intrinsic load. This article argues that, in its traditional treatment, germane load is essentially indistinguishable from intrinsic load, and therefore this concept may be redundant. Contrary to extraneous and intrinsic load, germane cognitive load was added to the cognitive load framework based on theoretical considerations rather than on specific empirical results that could not be explained without this concept. The design of corresponding learning activities always required methods and techniques external to the theory. The article suggests that the dual intrinsic/extraneous framework is sufficient and non-redundant and makes boundaries of the theory transparent. The idea of germane load might have an independent role within this framework if (as recently suggested by John Sweller) it is redefined as referring to the actual working memory resources devoted to dealing with intrinsic rather than extraneous load.;Cognitive load theory has been traditionally described as involving three separate and additive types of load. Germane load is considered as a learning-relevant load complementing extraneous and intrinsic load. This article argues that, in its traditional treatment, germane load is essentially indistinguishable from intrinsic load, and therefore this concept may be redundant. Contrary to extraneous and intrinsic load, germane cognitive load was added to the cognitive load framework based on theoretical considerations rather than on specific empirical results that could not be explained without this concept. The design of corresponding learning activities always required methods and techniques external to the theory. The article suggests that the dual intrinsic/extraneous framework is sufficient and non-redundant and makes boundaries of the theory transparent. The idea of germane load might have an independent role within this framework if (as recently suggested by John Sweller) it is redefined as referring to the actual working memory resources devoted to dealing with intrinsic rather than extraneous load.[PUBLICATION ABSTRACT];","container-title":"Educational psychology review","DOI":"10.1007/s10648-010-9150-7","ISSN":"1040-726X","issue":"1","language":"English","note":"publisher-place: Boston\npublisher: Springer","page":"1-19","title":"Cognitive Load Theory: How Many Types of Load Does It Really Need?","volume":"23","author":[{"family":"Kalyuga","given":"Slava"}],"issued":{"date-parts":[["2011"]]}}},{"id":37,"uris":["http://zotero.org/users/8793764/items/C26HZZ2K"],"itemData":{"id":37,"type":"thesis","note":"volume: Ph.D.\nDOI: 10.13023/ETD.2016.069\nDissertation/Thesis","title":"A mixed methods approach to investigating cognitive load and cognitive presence in an online and face-to-face college algebra course","URL":"https://uknowledge.uky.edu/cgi/viewcontent.cgi?article=1007&amp;context=edsc_etds","author":[{"family":"Mills","given":"J."}],"issued":{"date-parts":[["2016"]]}}}],"schema":"https://github.com/citation-style-language/schema/raw/master/csl-citation.json"} </w:instrText>
      </w:r>
      <w:r w:rsidR="00B70090" w:rsidRPr="002C3135">
        <w:rPr>
          <w:rFonts w:cs="Arial"/>
          <w:szCs w:val="20"/>
        </w:rPr>
        <w:fldChar w:fldCharType="separate"/>
      </w:r>
      <w:r w:rsidR="00B70090" w:rsidRPr="002C3135">
        <w:rPr>
          <w:rFonts w:cs="Arial"/>
          <w:szCs w:val="20"/>
        </w:rPr>
        <w:t>(Kalyuga, 2011; Mills, 2016)</w:t>
      </w:r>
      <w:r w:rsidR="00B70090" w:rsidRPr="002C3135">
        <w:rPr>
          <w:rFonts w:cs="Arial"/>
          <w:szCs w:val="20"/>
        </w:rPr>
        <w:fldChar w:fldCharType="end"/>
      </w:r>
      <w:r w:rsidR="00B70090" w:rsidRPr="002C3135">
        <w:rPr>
          <w:rFonts w:cs="Arial"/>
          <w:szCs w:val="20"/>
        </w:rPr>
        <w:t xml:space="preserve">. Extraneous cognitive load </w:t>
      </w:r>
      <w:r w:rsidR="00DF60FC" w:rsidRPr="002C3135">
        <w:rPr>
          <w:rFonts w:cs="Arial"/>
          <w:szCs w:val="20"/>
        </w:rPr>
        <w:t xml:space="preserve">is a result of </w:t>
      </w:r>
      <w:r w:rsidR="00B70090" w:rsidRPr="002C3135">
        <w:rPr>
          <w:rFonts w:cs="Arial"/>
          <w:szCs w:val="20"/>
        </w:rPr>
        <w:t>how material is presented</w:t>
      </w:r>
      <w:r w:rsidR="00DF60FC" w:rsidRPr="002C3135">
        <w:rPr>
          <w:rFonts w:cs="Arial"/>
          <w:szCs w:val="20"/>
        </w:rPr>
        <w:t xml:space="preserve">, </w:t>
      </w:r>
      <w:r w:rsidR="00B70090" w:rsidRPr="002C3135">
        <w:rPr>
          <w:rFonts w:cs="Arial"/>
          <w:szCs w:val="20"/>
        </w:rPr>
        <w:t>not the learning process</w:t>
      </w:r>
      <w:r w:rsidR="00DF60FC" w:rsidRPr="002C3135">
        <w:rPr>
          <w:rFonts w:cs="Arial"/>
          <w:szCs w:val="20"/>
        </w:rPr>
        <w:t xml:space="preserve">, and </w:t>
      </w:r>
      <w:r w:rsidR="00B70090" w:rsidRPr="002C3135">
        <w:rPr>
          <w:rFonts w:cs="Arial"/>
          <w:szCs w:val="20"/>
        </w:rPr>
        <w:t xml:space="preserve">occurs when there are distractions </w:t>
      </w:r>
      <w:r w:rsidR="00B70090" w:rsidRPr="002C3135">
        <w:rPr>
          <w:rFonts w:cs="Arial"/>
          <w:szCs w:val="20"/>
        </w:rPr>
        <w:fldChar w:fldCharType="begin"/>
      </w:r>
      <w:r w:rsidR="00AB154C">
        <w:rPr>
          <w:rFonts w:cs="Arial"/>
          <w:szCs w:val="20"/>
        </w:rPr>
        <w:instrText xml:space="preserve"> ADDIN ZOTERO_ITEM CSL_CITATION {"citationID":"78EkkOd8","properties":{"formattedCitation":"(Kalyuga, 2011; Mills, 2016)","plainCitation":"(Kalyuga, 2011; Mills, 2016)","noteIndex":0},"citationItems":[{"id":24,"uris":["http://zotero.org/users/8793764/items/VRWWA85Z"],"itemData":{"id":24,"type":"article-journal","abstract":"Cognitive load theory has been traditionally described as involving three separate and additive types of load. Germane load is considered as a learning-relevant load complementing extraneous and intrinsic load. This article argues that, in its traditional treatment, germane load is essentially indistinguishable from intrinsic load, and therefore this concept may be redundant. Contrary to extraneous and intrinsic load, germane cognitive load was added to the cognitive load framework based on theoretical considerations rather than on specific empirical results that could not be explained without this concept. The design of corresponding learning activities always required methods and techniques external to the theory. The article suggests that the dual intrinsic/extraneous framework is sufficient and non-redundant and makes boundaries of the theory transparent. The idea of germane load might have an independent role within this framework if (as recently suggested by John Sweller) it is redefined as referring to the actual working memory resources devoted to dealing with intrinsic rather than extraneous load.;Cognitive load theory has been traditionally described as involving three separate and additive types of load. Germane load is considered as a learning-relevant load complementing extraneous and intrinsic load. This article argues that, in its traditional treatment, germane load is essentially indistinguishable from intrinsic load, and therefore this concept may be redundant. Contrary to extraneous and intrinsic load, germane cognitive load was added to the cognitive load framework based on theoretical considerations rather than on specific empirical results that could not be explained without this concept. The design of corresponding learning activities always required methods and techniques external to the theory. The article suggests that the dual intrinsic/extraneous framework is sufficient and non-redundant and makes boundaries of the theory transparent. The idea of germane load might have an independent role within this framework if (as recently suggested by John Sweller) it is redefined as referring to the actual working memory resources devoted to dealing with intrinsic rather than extraneous load.[PUBLICATION ABSTRACT];","container-title":"Educational psychology review","DOI":"10.1007/s10648-010-9150-7","ISSN":"1040-726X","issue":"1","language":"English","note":"publisher-place: Boston\npublisher: Springer","page":"1-19","title":"Cognitive Load Theory: How Many Types of Load Does It Really Need?","volume":"23","author":[{"family":"Kalyuga","given":"Slava"}],"issued":{"date-parts":[["2011"]]}}},{"id":37,"uris":["http://zotero.org/users/8793764/items/C26HZZ2K"],"itemData":{"id":37,"type":"thesis","note":"volume: Ph.D.\nDOI: 10.13023/ETD.2016.069\nDissertation/Thesis","title":"A mixed methods approach to investigating cognitive load and cognitive presence in an online and face-to-face college algebra course","URL":"https://uknowledge.uky.edu/cgi/viewcontent.cgi?article=1007&amp;context=edsc_etds","author":[{"family":"Mills","given":"J."}],"issued":{"date-parts":[["2016"]]}}}],"schema":"https://github.com/citation-style-language/schema/raw/master/csl-citation.json"} </w:instrText>
      </w:r>
      <w:r w:rsidR="00B70090" w:rsidRPr="002C3135">
        <w:rPr>
          <w:rFonts w:cs="Arial"/>
          <w:szCs w:val="20"/>
        </w:rPr>
        <w:fldChar w:fldCharType="separate"/>
      </w:r>
      <w:r w:rsidR="00B70090" w:rsidRPr="002C3135">
        <w:rPr>
          <w:rFonts w:cs="Arial"/>
          <w:szCs w:val="20"/>
        </w:rPr>
        <w:t>(Kalyuga, 2011; Mills, 2016)</w:t>
      </w:r>
      <w:r w:rsidR="00B70090" w:rsidRPr="002C3135">
        <w:rPr>
          <w:rFonts w:cs="Arial"/>
          <w:szCs w:val="20"/>
        </w:rPr>
        <w:fldChar w:fldCharType="end"/>
      </w:r>
      <w:r w:rsidR="00B70090" w:rsidRPr="002C3135">
        <w:rPr>
          <w:rFonts w:cs="Arial"/>
          <w:szCs w:val="20"/>
        </w:rPr>
        <w:t xml:space="preserve">. Germane cognitive load is </w:t>
      </w:r>
      <w:r w:rsidR="00800128" w:rsidRPr="002C3135">
        <w:rPr>
          <w:rFonts w:cs="Arial"/>
          <w:szCs w:val="20"/>
        </w:rPr>
        <w:t xml:space="preserve">the result of </w:t>
      </w:r>
      <w:r w:rsidR="00B70090" w:rsidRPr="002C3135">
        <w:rPr>
          <w:rFonts w:cs="Arial"/>
          <w:szCs w:val="20"/>
        </w:rPr>
        <w:t xml:space="preserve">the intentional cognitive processing necessary for </w:t>
      </w:r>
      <w:r w:rsidR="00A41291" w:rsidRPr="002C3135">
        <w:rPr>
          <w:rFonts w:cs="Arial"/>
          <w:szCs w:val="20"/>
        </w:rPr>
        <w:t xml:space="preserve">incorporating </w:t>
      </w:r>
      <w:r w:rsidR="008C24A8" w:rsidRPr="002C3135">
        <w:rPr>
          <w:rFonts w:cs="Arial"/>
          <w:szCs w:val="20"/>
        </w:rPr>
        <w:t xml:space="preserve">new information </w:t>
      </w:r>
      <w:r w:rsidR="00A41291" w:rsidRPr="002C3135">
        <w:rPr>
          <w:rFonts w:cs="Arial"/>
          <w:szCs w:val="20"/>
        </w:rPr>
        <w:t xml:space="preserve">into schemata and transferring </w:t>
      </w:r>
      <w:r w:rsidR="008C24A8" w:rsidRPr="002C3135">
        <w:rPr>
          <w:rFonts w:cs="Arial"/>
          <w:szCs w:val="20"/>
        </w:rPr>
        <w:t>to long-term memory.</w:t>
      </w:r>
      <w:r w:rsidR="000200CE" w:rsidRPr="002C3135">
        <w:rPr>
          <w:rFonts w:cs="Arial"/>
          <w:szCs w:val="20"/>
        </w:rPr>
        <w:t xml:space="preserve"> </w:t>
      </w:r>
      <w:r w:rsidR="001E12B0" w:rsidRPr="002C3135">
        <w:rPr>
          <w:rFonts w:cs="Arial"/>
          <w:szCs w:val="20"/>
        </w:rPr>
        <w:t xml:space="preserve">High cognitive load, referred to as cognitive overload, can inhibit learning by reducing the processing of new information. Cognitive overload is typically the result of extraneous and intrinsic load </w:t>
      </w:r>
      <w:r w:rsidR="001E12B0" w:rsidRPr="002C3135">
        <w:rPr>
          <w:rFonts w:cs="Arial"/>
          <w:szCs w:val="20"/>
        </w:rPr>
        <w:fldChar w:fldCharType="begin"/>
      </w:r>
      <w:r w:rsidR="00AB154C">
        <w:rPr>
          <w:rFonts w:cs="Arial"/>
          <w:szCs w:val="20"/>
        </w:rPr>
        <w:instrText xml:space="preserve"> ADDIN ZOTERO_ITEM CSL_CITATION {"citationID":"9SGRUnfV","properties":{"formattedCitation":"(Stiller &amp; Koster, 2016)","plainCitation":"(Stiller &amp; Koster, 2016)","noteIndex":0},"citationItems":[{"id":36,"uris":["http://zotero.org/users/8793764/items/NN4FR28S"],"itemData":{"id":36,"type":"article-journal","container-title":"European Journal of Open, Distance, and E-Learning","issue":"2","page":"1-14","title":"Learner attrition in an advanced vocational online training: the role of computer attitude, computer anxiety, and online learning experience","volume":"19","author":[{"family":"Stiller","given":"K. D."},{"family":"Koster","given":"A."}],"issued":{"date-parts":[["2016"]]}}}],"schema":"https://github.com/citation-style-language/schema/raw/master/csl-citation.json"} </w:instrText>
      </w:r>
      <w:r w:rsidR="001E12B0" w:rsidRPr="002C3135">
        <w:rPr>
          <w:rFonts w:cs="Arial"/>
          <w:szCs w:val="20"/>
        </w:rPr>
        <w:fldChar w:fldCharType="separate"/>
      </w:r>
      <w:r w:rsidR="001E12B0" w:rsidRPr="002C3135">
        <w:rPr>
          <w:rFonts w:cs="Arial"/>
          <w:szCs w:val="20"/>
        </w:rPr>
        <w:t>(Stiller &amp; Koster, 2016)</w:t>
      </w:r>
      <w:r w:rsidR="001E12B0" w:rsidRPr="002C3135">
        <w:rPr>
          <w:rFonts w:cs="Arial"/>
          <w:szCs w:val="20"/>
        </w:rPr>
        <w:fldChar w:fldCharType="end"/>
      </w:r>
      <w:r w:rsidR="001E12B0" w:rsidRPr="002C3135">
        <w:rPr>
          <w:rFonts w:cs="Arial"/>
          <w:szCs w:val="20"/>
        </w:rPr>
        <w:t>.</w:t>
      </w:r>
      <w:r w:rsidR="000200CE" w:rsidRPr="002C3135">
        <w:rPr>
          <w:rFonts w:cs="Arial"/>
          <w:szCs w:val="20"/>
        </w:rPr>
        <w:t>Germane cognitive load is considered “good” cognitive load</w:t>
      </w:r>
      <w:r w:rsidR="00231817" w:rsidRPr="002C3135">
        <w:rPr>
          <w:rFonts w:cs="Arial"/>
          <w:szCs w:val="20"/>
        </w:rPr>
        <w:t>. Intrinsic cognitive load is expected for learning tasks but could be “bad” if the task complexity results in cognitive overload. Extraneous cognitive load is “bad” cognitive load and should be eli</w:t>
      </w:r>
      <w:r w:rsidR="00AB29F4" w:rsidRPr="002C3135">
        <w:rPr>
          <w:rFonts w:cs="Arial"/>
          <w:szCs w:val="20"/>
        </w:rPr>
        <w:t xml:space="preserve">minated (or at least reduced) wherever possible </w:t>
      </w:r>
      <w:r w:rsidR="00B70090" w:rsidRPr="007D4C01">
        <w:rPr>
          <w:rFonts w:cs="Arial"/>
          <w:szCs w:val="20"/>
        </w:rPr>
        <w:fldChar w:fldCharType="begin"/>
      </w:r>
      <w:r w:rsidR="00AB154C" w:rsidRPr="007D4C01">
        <w:rPr>
          <w:rFonts w:cs="Arial"/>
          <w:szCs w:val="20"/>
        </w:rPr>
        <w:instrText xml:space="preserve"> ADDIN ZOTERO_ITEM CSL_CITATION {"citationID":"UvI5a8cb","properties":{"formattedCitation":"(Kalyuga, 2011)","plainCitation":"(Kalyuga, 2011)","noteIndex":0},"citationItems":[{"id":24,"uris":["http://zotero.org/users/8793764/items/VRWWA85Z"],"itemData":{"id":24,"type":"article-journal","abstract":"Cognitive load theory has been traditionally described as involving three separate and additive types of load. Germane load is considered as a learning-relevant load complementing extraneous and intrinsic load. This article argues that, in its traditional treatment, germane load is essentially indistinguishable from intrinsic load, and therefore this concept may be redundant. Contrary to extraneous and intrinsic load, germane cognitive load was added to the cognitive load framework based on theoretical considerations rather than on specific empirical results that could not be explained without this concept. The design of corresponding learning activities always required methods and techniques external to the theory. The article suggests that the dual intrinsic/extraneous framework is sufficient and non-redundant and makes boundaries of the theory transparent. The idea of germane load might have an independent role within this framework if (as recently suggested by John Sweller) it is redefined as referring to the actual working memory resources devoted to dealing with intrinsic rather than extraneous load.;Cognitive load theory has been traditionally described as involving three separate and additive types of load. Germane load is considered as a learning-relevant load complementing extraneous and intrinsic load. This article argues that, in its traditional treatment, germane load is essentially indistinguishable from intrinsic load, and therefore this concept may be redundant. Contrary to extraneous and intrinsic load, germane cognitive load was added to the cognitive load framework based on theoretical considerations rather than on specific empirical results that could not be explained without this concept. The design of corresponding learning activities always required methods and techniques external to the theory. The article suggests that the dual intrinsic/extraneous framework is sufficient and non-redundant and makes boundaries of the theory transparent. The idea of germane load might have an independent role within this framework if (as recently suggested by John Sweller) it is redefined as referring to the actual working memory resources devoted to dealing with intrinsic rather than extraneous load.[PUBLICATION ABSTRACT];","container-title":"Educational psychology review","DOI":"10.1007/s10648-010-9150-7","ISSN":"1040-726X","issue":"1","language":"English","note":"publisher-place: Boston\npublisher: Springer","page":"1-19","title":"Cognitive Load Theory: How Many Types of Load Does It Really Need?","volume":"23","author":[{"family":"Kalyuga","given":"Slava"}],"issued":{"date-parts":[["2011"]]}}}],"schema":"https://github.com/citation-style-language/schema/raw/master/csl-citation.json"} </w:instrText>
      </w:r>
      <w:r w:rsidR="00B70090" w:rsidRPr="007D4C01">
        <w:rPr>
          <w:rFonts w:cs="Arial"/>
          <w:szCs w:val="20"/>
        </w:rPr>
        <w:fldChar w:fldCharType="separate"/>
      </w:r>
      <w:r w:rsidR="00B70090" w:rsidRPr="007D4C01">
        <w:rPr>
          <w:rFonts w:cs="Arial"/>
          <w:szCs w:val="20"/>
        </w:rPr>
        <w:t>(Kalyuga, 2011)</w:t>
      </w:r>
      <w:r w:rsidR="00B70090" w:rsidRPr="007D4C01">
        <w:rPr>
          <w:rFonts w:cs="Arial"/>
          <w:szCs w:val="20"/>
        </w:rPr>
        <w:fldChar w:fldCharType="end"/>
      </w:r>
      <w:r w:rsidR="00B70090" w:rsidRPr="007D4C01">
        <w:rPr>
          <w:rFonts w:cs="Arial"/>
          <w:szCs w:val="20"/>
        </w:rPr>
        <w:t>.</w:t>
      </w:r>
      <w:r w:rsidR="001E12B0" w:rsidRPr="007D4C01">
        <w:rPr>
          <w:rFonts w:cs="Arial"/>
          <w:szCs w:val="20"/>
        </w:rPr>
        <w:t xml:space="preserve"> </w:t>
      </w:r>
      <w:r w:rsidR="0048466B">
        <w:rPr>
          <w:rFonts w:cs="Arial"/>
          <w:szCs w:val="20"/>
        </w:rPr>
        <w:t>Recent research suggests that t</w:t>
      </w:r>
      <w:r w:rsidR="007D4C01" w:rsidRPr="007D4C01">
        <w:rPr>
          <w:rFonts w:cs="Arial"/>
          <w:szCs w:val="20"/>
        </w:rPr>
        <w:t>eaching</w:t>
      </w:r>
      <w:r w:rsidR="007D4C01">
        <w:rPr>
          <w:rFonts w:cs="Arial"/>
          <w:szCs w:val="20"/>
        </w:rPr>
        <w:t xml:space="preserve"> presence</w:t>
      </w:r>
      <w:r w:rsidR="0048466B">
        <w:rPr>
          <w:rFonts w:cs="Arial"/>
          <w:szCs w:val="20"/>
        </w:rPr>
        <w:t xml:space="preserve"> directly</w:t>
      </w:r>
      <w:r w:rsidR="007D4C01">
        <w:rPr>
          <w:rFonts w:cs="Arial"/>
          <w:szCs w:val="20"/>
        </w:rPr>
        <w:t xml:space="preserve"> </w:t>
      </w:r>
      <w:r w:rsidR="0048466B">
        <w:rPr>
          <w:rFonts w:cs="Arial"/>
          <w:szCs w:val="20"/>
        </w:rPr>
        <w:t>enhances learners’ affective engagement</w:t>
      </w:r>
      <w:r w:rsidR="002327B3">
        <w:rPr>
          <w:rFonts w:cs="Arial"/>
          <w:szCs w:val="20"/>
        </w:rPr>
        <w:t>, but also indirectly through a reduced extraneous cognitive load</w:t>
      </w:r>
      <w:r w:rsidR="007D4C01" w:rsidRPr="007D4C01">
        <w:rPr>
          <w:rFonts w:cs="Arial"/>
          <w:szCs w:val="20"/>
        </w:rPr>
        <w:t xml:space="preserve"> </w:t>
      </w:r>
      <w:r w:rsidR="00924AFD">
        <w:rPr>
          <w:rFonts w:cs="Arial"/>
          <w:szCs w:val="20"/>
        </w:rPr>
        <w:fldChar w:fldCharType="begin"/>
      </w:r>
      <w:r w:rsidR="00924AFD">
        <w:rPr>
          <w:rFonts w:cs="Arial"/>
          <w:szCs w:val="20"/>
        </w:rPr>
        <w:instrText xml:space="preserve"> ADDIN ZOTERO_ITEM CSL_CITATION {"citationID":"zHcTV7Zl","properties":{"formattedCitation":"(Zhang et al., 2023)","plainCitation":"(Zhang et al., 2023)","noteIndex":0},"citationItems":[{"id":1694,"uris":["http://zotero.org/users/8793764/items/JNL6N7IZ"],"itemData":{"id":1694,"type":"article-journal","abstract":"The association between teaching presence and learners' affective engagement was examined, along with the mediating effect of cognitive load and the moderating effects of need for cognition. A self-report survey of 883 university students was carried out. Results showed that teaching presence enhanced affective engagement, in part through cognitive load, and that need for cognition amplified teaching presence's beneficial effect while attenuating cognitive load's detrimental one on affective engagement. The results may help us better understand how instructional elements affect learners' affective-motivational outcomes by supporting the integrated expectancy-value-cost theory and cognitive load theory perspective. Practical implications were discussed.","container-title":"Teaching and Teacher Education","DOI":"10.1016/j.tate.2023.104167","ISSN":"0742-051X","journalAbbreviation":"Teaching and Teacher Education","page":"104167","source":"ScienceDirect","title":"Teaching presence promotes learner affective engagement: The roles of cognitive load and need for cognition","title-short":"Teaching presence promotes learner affective engagement","volume":"129","author":[{"family":"Zhang","given":"Yamei"},{"family":"Tian","given":"Yuan"},{"family":"Yao","given":"Liangshuang"},{"family":"Duan","given":"Changying"},{"family":"Sun","given":"Xiaojun"},{"family":"Niu","given":"Gengfeng"}],"issued":{"date-parts":[["2023",7,1]]}}}],"schema":"https://github.com/citation-style-language/schema/raw/master/csl-citation.json"} </w:instrText>
      </w:r>
      <w:r w:rsidR="00924AFD">
        <w:rPr>
          <w:rFonts w:cs="Arial"/>
          <w:szCs w:val="20"/>
        </w:rPr>
        <w:fldChar w:fldCharType="separate"/>
      </w:r>
      <w:r w:rsidR="00924AFD" w:rsidRPr="00924AFD">
        <w:rPr>
          <w:rFonts w:cs="Arial"/>
        </w:rPr>
        <w:t>(Zhang et al., 2023)</w:t>
      </w:r>
      <w:r w:rsidR="00924AFD">
        <w:rPr>
          <w:rFonts w:cs="Arial"/>
          <w:szCs w:val="20"/>
        </w:rPr>
        <w:fldChar w:fldCharType="end"/>
      </w:r>
      <w:r w:rsidR="00924AFD">
        <w:rPr>
          <w:rFonts w:cs="Arial"/>
          <w:szCs w:val="20"/>
        </w:rPr>
        <w:t>.</w:t>
      </w:r>
    </w:p>
    <w:p w14:paraId="6742E71E" w14:textId="58576578" w:rsidR="00CB4B6F" w:rsidRDefault="00AB29F4" w:rsidP="00953F85">
      <w:pPr>
        <w:rPr>
          <w:rFonts w:cs="Arial"/>
          <w:szCs w:val="20"/>
        </w:rPr>
      </w:pPr>
      <w:r w:rsidRPr="002C3135">
        <w:rPr>
          <w:rFonts w:cs="Arial"/>
          <w:szCs w:val="20"/>
        </w:rPr>
        <w:t xml:space="preserve"> </w:t>
      </w:r>
      <w:r w:rsidRPr="002C3135">
        <w:rPr>
          <w:rFonts w:cs="Arial"/>
          <w:szCs w:val="20"/>
        </w:rPr>
        <w:tab/>
      </w:r>
      <w:r w:rsidR="00972EFF" w:rsidRPr="002C3135">
        <w:rPr>
          <w:rFonts w:cs="Arial"/>
          <w:szCs w:val="20"/>
        </w:rPr>
        <w:t>Active learning inherently has higher cognitive load</w:t>
      </w:r>
      <w:r w:rsidR="00903F24" w:rsidRPr="002C3135">
        <w:rPr>
          <w:rFonts w:cs="Arial"/>
          <w:szCs w:val="20"/>
        </w:rPr>
        <w:t xml:space="preserve">, which may impact motivation, engagement, and self-regulation of learning </w:t>
      </w:r>
      <w:r w:rsidR="00DA67CF" w:rsidRPr="002C3135">
        <w:rPr>
          <w:rFonts w:cs="Arial"/>
          <w:szCs w:val="20"/>
        </w:rPr>
        <w:fldChar w:fldCharType="begin"/>
      </w:r>
      <w:r w:rsidR="00AB154C">
        <w:rPr>
          <w:rFonts w:cs="Arial"/>
          <w:szCs w:val="20"/>
        </w:rPr>
        <w:instrText xml:space="preserve"> ADDIN ZOTERO_ITEM CSL_CITATION {"citationID":"qZhvQ9nd","properties":{"formattedCitation":"(Deslauriers et al., 2019)","plainCitation":"(Deslauriers et al., 2019)","noteIndex":0},"citationItems":[{"id":282,"uris":["http://zotero.org/users/8793764/items/SESL3WX9"],"itemData":{"id":282,"type":"article-journal","container-title":"Proceedings of the National Academy of Sciences","DOI":"10.1073/pnas.1821936116","issue":"39","note":"publisher: Proceedings of the National Academy of Sciences","page":"19251-19257","source":"pnas.org (Atypon)","title":"Measuring actual learning versus feeling of learning in response to being actively engaged in the classroom","volume":"116","author":[{"family":"Deslauriers","given":"Louis"},{"family":"McCarty","given":"Logan S."},{"family":"Miller","given":"Kelly"},{"family":"Callaghan","given":"Kristina"},{"family":"Kestin","given":"Greg"}],"issued":{"date-parts":[["2019",9,24]]}}}],"schema":"https://github.com/citation-style-language/schema/raw/master/csl-citation.json"} </w:instrText>
      </w:r>
      <w:r w:rsidR="00DA67CF" w:rsidRPr="002C3135">
        <w:rPr>
          <w:rFonts w:cs="Arial"/>
          <w:szCs w:val="20"/>
        </w:rPr>
        <w:fldChar w:fldCharType="separate"/>
      </w:r>
      <w:r w:rsidR="00DA67CF" w:rsidRPr="002C3135">
        <w:rPr>
          <w:rFonts w:cs="Arial"/>
          <w:szCs w:val="20"/>
        </w:rPr>
        <w:t>(Deslauriers et al., 2019)</w:t>
      </w:r>
      <w:r w:rsidR="00DA67CF" w:rsidRPr="002C3135">
        <w:rPr>
          <w:rFonts w:cs="Arial"/>
          <w:szCs w:val="20"/>
        </w:rPr>
        <w:fldChar w:fldCharType="end"/>
      </w:r>
      <w:r w:rsidR="00E0601C" w:rsidRPr="002C3135">
        <w:rPr>
          <w:rFonts w:cs="Arial"/>
          <w:szCs w:val="20"/>
        </w:rPr>
        <w:t>.</w:t>
      </w:r>
      <w:r w:rsidR="00CE09D1" w:rsidRPr="002C3135">
        <w:rPr>
          <w:rFonts w:cs="Arial"/>
          <w:szCs w:val="20"/>
        </w:rPr>
        <w:t xml:space="preserve"> Attrition has been correlated to cognitive load, especially when cognitive overload (often the result of extraneous and intrinsic load) occurs early in the online course </w:t>
      </w:r>
      <w:r w:rsidR="00CE09D1" w:rsidRPr="002C3135">
        <w:rPr>
          <w:rFonts w:cs="Arial"/>
          <w:szCs w:val="20"/>
          <w:shd w:val="clear" w:color="auto" w:fill="E6E6E6"/>
        </w:rPr>
        <w:fldChar w:fldCharType="begin"/>
      </w:r>
      <w:r w:rsidR="00AB154C">
        <w:rPr>
          <w:rFonts w:cs="Arial"/>
          <w:szCs w:val="20"/>
        </w:rPr>
        <w:instrText xml:space="preserve"> ADDIN ZOTERO_ITEM CSL_CITATION {"citationID":"1Ivzy8hj","properties":{"formattedCitation":"(Tyler-Smith, 2006, p.)","plainCitation":"(Tyler-Smith, 2006, p.)","dontUpdate":true,"noteIndex":0},"citationItems":[{"id":34,"uris":["http://zotero.org/users/8793764/items/GMY5FQ2X"],"itemData":{"id":34,"type":"article-journal","container-title":"Journal of Online Learning and Teaching","issue":"2","journalAbbreviation":"J. Online Learn. Teach.","page":"73-85","title":"Early Attrition among First Time eLearners: A Review of Factors that Contribute to Drop-out, Withdrawal, and Non-completion Rates of Adult Learners undertaking eLearning Programmes","volume":"2","author":[{"family":"Tyler-Smith","given":"K."}],"issued":{"date-parts":[["2006"]]}},"locator":"-"}],"schema":"https://github.com/citation-style-language/schema/raw/master/csl-citation.json"} </w:instrText>
      </w:r>
      <w:r w:rsidR="00CE09D1" w:rsidRPr="002C3135">
        <w:rPr>
          <w:rFonts w:cs="Arial"/>
          <w:szCs w:val="20"/>
          <w:shd w:val="clear" w:color="auto" w:fill="E6E6E6"/>
        </w:rPr>
        <w:fldChar w:fldCharType="separate"/>
      </w:r>
      <w:r w:rsidR="00CE09D1" w:rsidRPr="002C3135">
        <w:rPr>
          <w:rFonts w:cs="Arial"/>
          <w:szCs w:val="20"/>
        </w:rPr>
        <w:t>(Tyler-Smith, 2006)</w:t>
      </w:r>
      <w:r w:rsidR="00CE09D1" w:rsidRPr="002C3135">
        <w:rPr>
          <w:rFonts w:cs="Arial"/>
          <w:szCs w:val="20"/>
          <w:shd w:val="clear" w:color="auto" w:fill="E6E6E6"/>
        </w:rPr>
        <w:fldChar w:fldCharType="end"/>
      </w:r>
      <w:r w:rsidR="00CE09D1" w:rsidRPr="002C3135">
        <w:rPr>
          <w:rFonts w:cs="Arial"/>
          <w:szCs w:val="20"/>
        </w:rPr>
        <w:t xml:space="preserve">. </w:t>
      </w:r>
      <w:r w:rsidR="004D6D9E" w:rsidRPr="002C3135">
        <w:rPr>
          <w:rFonts w:cs="Arial"/>
          <w:szCs w:val="20"/>
        </w:rPr>
        <w:t>Cognitive load may also influence performance</w:t>
      </w:r>
      <w:r w:rsidR="001726EB" w:rsidRPr="002C3135">
        <w:rPr>
          <w:rFonts w:cs="Arial"/>
          <w:szCs w:val="20"/>
        </w:rPr>
        <w:t xml:space="preserve"> in online courses</w:t>
      </w:r>
      <w:r w:rsidR="004D6D9E" w:rsidRPr="002C3135">
        <w:rPr>
          <w:rFonts w:cs="Arial"/>
          <w:szCs w:val="20"/>
        </w:rPr>
        <w:t xml:space="preserve"> </w:t>
      </w:r>
      <w:r w:rsidR="00953F85" w:rsidRPr="002C3135">
        <w:rPr>
          <w:rFonts w:cs="Arial"/>
          <w:szCs w:val="20"/>
          <w:shd w:val="clear" w:color="auto" w:fill="E6E6E6"/>
        </w:rPr>
        <w:fldChar w:fldCharType="begin"/>
      </w:r>
      <w:r w:rsidR="00AB154C">
        <w:rPr>
          <w:rFonts w:cs="Arial"/>
          <w:szCs w:val="20"/>
        </w:rPr>
        <w:instrText xml:space="preserve"> ADDIN ZOTERO_ITEM CSL_CITATION {"citationID":"CTcaemoB","properties":{"formattedCitation":"(Stachel et al., 2013)","plainCitation":"(Stachel et al., 2013)","noteIndex":0},"citationItems":[{"id":40,"uris":["http://zotero.org/users/8793764/items/KNI4P3YI"],"itemData":{"id":40,"type":"article-journal","container-title":"Journal of Integrated Design and Process Science","DOI":"10.3233/jid-2013-0004","issue":"1","page":"37-54","title":"Managing cognitive load in introductory programming courses: a cognitive aware scaffolding tool","volume":"17","author":[{"family":"Stachel","given":"J."},{"family":"Marghitu","given":"D."},{"family":"Brahim","given":"T. B."},{"family":"Sims","given":"R."},{"family":"Reynolds","given":"L."},{"family":"Czelusniak","given":"V."}],"issued":{"date-parts":[["2013"]]}}}],"schema":"https://github.com/citation-style-language/schema/raw/master/csl-citation.json"} </w:instrText>
      </w:r>
      <w:r w:rsidR="00953F85" w:rsidRPr="002C3135">
        <w:rPr>
          <w:rFonts w:cs="Arial"/>
          <w:szCs w:val="20"/>
          <w:shd w:val="clear" w:color="auto" w:fill="E6E6E6"/>
        </w:rPr>
        <w:fldChar w:fldCharType="separate"/>
      </w:r>
      <w:r w:rsidR="00953F85" w:rsidRPr="002C3135">
        <w:rPr>
          <w:rFonts w:cs="Arial"/>
          <w:szCs w:val="20"/>
        </w:rPr>
        <w:t>(Stachel et al., 2013)</w:t>
      </w:r>
      <w:r w:rsidR="00953F85" w:rsidRPr="002C3135">
        <w:rPr>
          <w:rFonts w:cs="Arial"/>
          <w:szCs w:val="20"/>
          <w:shd w:val="clear" w:color="auto" w:fill="E6E6E6"/>
        </w:rPr>
        <w:fldChar w:fldCharType="end"/>
      </w:r>
      <w:r w:rsidR="00D50A70" w:rsidRPr="002C3135">
        <w:rPr>
          <w:rFonts w:cs="Arial"/>
          <w:szCs w:val="20"/>
        </w:rPr>
        <w:t xml:space="preserve">, though this relationship is complex </w:t>
      </w:r>
      <w:r w:rsidR="00D50A70" w:rsidRPr="002C3135">
        <w:rPr>
          <w:rFonts w:cs="Arial"/>
          <w:szCs w:val="20"/>
        </w:rPr>
        <w:fldChar w:fldCharType="begin"/>
      </w:r>
      <w:r w:rsidR="00AB154C">
        <w:rPr>
          <w:rFonts w:cs="Arial"/>
          <w:szCs w:val="20"/>
        </w:rPr>
        <w:instrText xml:space="preserve"> ADDIN ZOTERO_ITEM CSL_CITATION {"citationID":"ZSz4iPa7","properties":{"formattedCitation":"(Chang et al., 2017; Wang et al., 2020)","plainCitation":"(Chang et al., 2017; Wang et al., 2020)","noteIndex":0},"citationItems":[{"id":279,"uris":["http://zotero.org/users/8793764/items/HDQJHJEP"],"itemData":{"id":279,"type":"article-journal","abstract":"In this paper, a mobile instructional pervasive game (M-IPG) learning method is proposed for improving students’ learning achievements with respect to vocabulary, grammar, reading, and writing. An experiment was conducted to evaluate the effectiveness of the proposed approach in an EFL course at a university school. A total of 137 university students participated in the experiment, 67 of whom were assigned to the experimental group and followed with the M-IPG approach, whilst 70 students were in the control group and was taught with the mobile inquiry-based instruction. From the empirical obtained, it was found that the proposed approach could effectively promote students’ learning achievement, as well as decrease their cognitive load of learning and perceptions of the use of M-IPG learning. It was found from the interviews that most of the participants perceived the M-IPG learning method to be a stimulating though challenging learning task that facilitated them in improving their location-based learning in the aspects of language learning and practice, learning contents recall, and confidence in using the language.","container-title":"Universal Access in the Information Society","DOI":"10.1007/s10209-016-0496-6","ISSN":"1615-5297","issue":"3","journalAbbreviation":"Univ Access Inf Soc","language":"en","page":"653-665","source":"Springer Link","title":"A mobile instructional pervasive game method for language learning","volume":"16","author":[{"family":"Chang","given":"Ching"},{"family":"Shih","given":"Ju-Ling"},{"family":"Chang","given":"Chih-Kai"}],"issued":{"date-parts":[["2017",8,1]]}}},{"id":280,"uris":["http://zotero.org/users/8793764/items/5TPX2DMV"],"itemData":{"id":280,"type":"article-journal","abstract":"In online collaborative learning, discussions have been widely utilized as an educational activity, and much research has been conducted on the process and behaviors involved in synchronous or asynchronous discussions. However, research on behavioral patterns in collaborative learning environments with different formats of learning materials has not been addressed in detailed yet. In this study, we designed three versions of media to present the same learning contents: interactive version, video version, and text version. The differences among the above three versions are the form of information organization and the interaction mode between students and the given version. There were 131 eighth graders from three classes participated in this study. They were asked to complete a group worksheet through online discussion while engaging with the given learning materials. In order to explore students' online collaborative behavioral patterns while engaging with different multimedia, this study proposed a verb-dominated coding scheme for synchronous online collaborative learning and conducted a lag sequential analysis. The findings indicate that Class A (interactive version) formed an active learning atmosphere, while Class B (video version) spent more time on showing disagreement due to overloaded working memory caused by improper information presentation. In contrast, Class C (text version) had high efficiency in information exchanges because of the convenience of information acquisition. Besides, Class A gained the highest scores in group worksheet and invested moderate cognitive load. Class B had unsatisfactory learning performance on group worksheet along with the highest cognitive load. Class C invested the lowest cognitive load and had better knowledge retention than Class A, as shown in the results of the post-test a week later.","container-title":"Computers &amp; Education","DOI":"10.1016/j.compedu.2019.103683","ISSN":"03601315","journalAbbreviation":"Computers &amp; Education","language":"en","page":"103683","source":"DOI.org (Crossref)","title":"Learning performance and behavioral patterns of online collaborative learning: Impact of cognitive load and affordances of different multimedia","title-short":"Learning performance and behavioral patterns of online collaborative learning","volume":"143","author":[{"family":"Wang","given":"Cixiao"},{"family":"Fang","given":"Ting"},{"family":"Gu","given":"Yinxuan"}],"issued":{"date-parts":[["2020",1]]}}}],"schema":"https://github.com/citation-style-language/schema/raw/master/csl-citation.json"} </w:instrText>
      </w:r>
      <w:r w:rsidR="00D50A70" w:rsidRPr="002C3135">
        <w:rPr>
          <w:rFonts w:cs="Arial"/>
          <w:szCs w:val="20"/>
        </w:rPr>
        <w:fldChar w:fldCharType="separate"/>
      </w:r>
      <w:r w:rsidR="006A324C" w:rsidRPr="002C3135">
        <w:rPr>
          <w:rFonts w:cs="Arial"/>
          <w:szCs w:val="20"/>
        </w:rPr>
        <w:t>(Chang et al., 2017; Wang et al., 2020)</w:t>
      </w:r>
      <w:r w:rsidR="00D50A70" w:rsidRPr="002C3135">
        <w:rPr>
          <w:rFonts w:cs="Arial"/>
          <w:szCs w:val="20"/>
        </w:rPr>
        <w:fldChar w:fldCharType="end"/>
      </w:r>
      <w:r w:rsidR="00D50A70" w:rsidRPr="002C3135">
        <w:rPr>
          <w:rFonts w:cs="Arial"/>
          <w:szCs w:val="20"/>
        </w:rPr>
        <w:t>.</w:t>
      </w:r>
      <w:r w:rsidR="00AE3002">
        <w:rPr>
          <w:rFonts w:cs="Arial"/>
          <w:szCs w:val="20"/>
        </w:rPr>
        <w:t xml:space="preserve">Teaching presence may reduce extraneous cognitive </w:t>
      </w:r>
      <w:r w:rsidR="00AE3002" w:rsidRPr="00AE3002">
        <w:rPr>
          <w:rFonts w:cs="Arial"/>
          <w:szCs w:val="20"/>
        </w:rPr>
        <w:t xml:space="preserve">load </w:t>
      </w:r>
      <w:r w:rsidR="009E6EAF" w:rsidRPr="00AE3002">
        <w:rPr>
          <w:rFonts w:cs="Arial"/>
          <w:szCs w:val="20"/>
        </w:rPr>
        <w:fldChar w:fldCharType="begin"/>
      </w:r>
      <w:r w:rsidR="00AB154C">
        <w:rPr>
          <w:rFonts w:cs="Arial"/>
          <w:szCs w:val="20"/>
        </w:rPr>
        <w:instrText xml:space="preserve"> ADDIN ZOTERO_ITEM CSL_CITATION {"citationID":"npaBTl1c","properties":{"formattedCitation":"(Kozan, 2015)","plainCitation":"(Kozan, 2015)","noteIndex":0},"citationItems":[{"id":44,"uris":["http://zotero.org/users/8793764/items/32WBR2R3"],"itemData":{"id":44,"type":"thesis","note":"volume: Ph.D.\nDissertation/Thesis","title":"The predictive power of the presences on cognitive load","URL":"https://docs.lib.purdue.edu/open_access_dissertations/491","author":[{"family":"Kozan","given":"K."}],"issued":{"date-parts":[["2015"]]}}}],"schema":"https://github.com/citation-style-language/schema/raw/master/csl-citation.json"} </w:instrText>
      </w:r>
      <w:r w:rsidR="009E6EAF" w:rsidRPr="00AE3002">
        <w:rPr>
          <w:rFonts w:cs="Arial"/>
          <w:szCs w:val="20"/>
        </w:rPr>
        <w:fldChar w:fldCharType="separate"/>
      </w:r>
      <w:r w:rsidR="009E6EAF" w:rsidRPr="00AE3002">
        <w:rPr>
          <w:rFonts w:cs="Arial"/>
          <w:szCs w:val="20"/>
        </w:rPr>
        <w:t>(Kozan, 2015)</w:t>
      </w:r>
      <w:r w:rsidR="009E6EAF" w:rsidRPr="00AE3002">
        <w:rPr>
          <w:rFonts w:cs="Arial"/>
          <w:szCs w:val="20"/>
        </w:rPr>
        <w:fldChar w:fldCharType="end"/>
      </w:r>
      <w:r w:rsidR="009E6EAF" w:rsidRPr="00AE3002">
        <w:rPr>
          <w:rFonts w:cs="Arial"/>
          <w:szCs w:val="20"/>
        </w:rPr>
        <w:t xml:space="preserve">. </w:t>
      </w:r>
      <w:r w:rsidR="000347C6">
        <w:rPr>
          <w:rFonts w:cs="Arial"/>
          <w:szCs w:val="20"/>
        </w:rPr>
        <w:t xml:space="preserve">There is some evidence of a positive relationship between cognitive presence and </w:t>
      </w:r>
      <w:r w:rsidR="000347C6" w:rsidRPr="000742C2">
        <w:rPr>
          <w:rFonts w:cs="Arial"/>
          <w:szCs w:val="20"/>
        </w:rPr>
        <w:t xml:space="preserve">cognitive load </w:t>
      </w:r>
      <w:r w:rsidR="009E6EAF" w:rsidRPr="000742C2">
        <w:rPr>
          <w:rFonts w:cs="Arial"/>
          <w:szCs w:val="20"/>
        </w:rPr>
        <w:fldChar w:fldCharType="begin"/>
      </w:r>
      <w:r w:rsidR="00AB154C">
        <w:rPr>
          <w:rFonts w:cs="Arial"/>
          <w:szCs w:val="20"/>
        </w:rPr>
        <w:instrText xml:space="preserve"> ADDIN ZOTERO_ITEM CSL_CITATION {"citationID":"JooEJweS","properties":{"formattedCitation":"(Kozan, 2015)","plainCitation":"(Kozan, 2015)","noteIndex":0},"citationItems":[{"id":44,"uris":["http://zotero.org/users/8793764/items/32WBR2R3"],"itemData":{"id":44,"type":"thesis","note":"volume: Ph.D.\nDissertation/Thesis","title":"The predictive power of the presences on cognitive load","URL":"https://docs.lib.purdue.edu/open_access_dissertations/491","author":[{"family":"Kozan","given":"K."}],"issued":{"date-parts":[["2015"]]}}}],"schema":"https://github.com/citation-style-language/schema/raw/master/csl-citation.json"} </w:instrText>
      </w:r>
      <w:r w:rsidR="009E6EAF" w:rsidRPr="000742C2">
        <w:rPr>
          <w:rFonts w:cs="Arial"/>
          <w:szCs w:val="20"/>
        </w:rPr>
        <w:fldChar w:fldCharType="separate"/>
      </w:r>
      <w:r w:rsidR="009E6EAF" w:rsidRPr="000742C2">
        <w:rPr>
          <w:rFonts w:cs="Arial"/>
          <w:szCs w:val="20"/>
        </w:rPr>
        <w:t>(Kozan, 2015)</w:t>
      </w:r>
      <w:r w:rsidR="009E6EAF" w:rsidRPr="000742C2">
        <w:rPr>
          <w:rFonts w:cs="Arial"/>
          <w:szCs w:val="20"/>
        </w:rPr>
        <w:fldChar w:fldCharType="end"/>
      </w:r>
      <w:r w:rsidR="000347C6" w:rsidRPr="000742C2">
        <w:rPr>
          <w:rFonts w:cs="Arial"/>
          <w:szCs w:val="20"/>
        </w:rPr>
        <w:t xml:space="preserve">, though this </w:t>
      </w:r>
      <w:r w:rsidR="000347C6" w:rsidRPr="000742C2">
        <w:rPr>
          <w:rFonts w:cs="Arial"/>
          <w:szCs w:val="20"/>
        </w:rPr>
        <w:lastRenderedPageBreak/>
        <w:t xml:space="preserve">relationship is not reported in all studies </w:t>
      </w:r>
      <w:r w:rsidR="009E6EAF" w:rsidRPr="000742C2">
        <w:rPr>
          <w:rFonts w:cs="Arial"/>
          <w:szCs w:val="20"/>
        </w:rPr>
        <w:fldChar w:fldCharType="begin"/>
      </w:r>
      <w:r w:rsidR="00AB154C">
        <w:rPr>
          <w:rFonts w:cs="Arial"/>
          <w:szCs w:val="20"/>
        </w:rPr>
        <w:instrText xml:space="preserve"> ADDIN ZOTERO_ITEM CSL_CITATION {"citationID":"WG8mstwc","properties":{"formattedCitation":"(Mills, 2016)","plainCitation":"(Mills, 2016)","noteIndex":0},"citationItems":[{"id":37,"uris":["http://zotero.org/users/8793764/items/C26HZZ2K"],"itemData":{"id":37,"type":"thesis","note":"volume: Ph.D.\nDOI: 10.13023/ETD.2016.069\nDissertation/Thesis","title":"A mixed methods approach to investigating cognitive load and cognitive presence in an online and face-to-face college algebra course","URL":"https://uknowledge.uky.edu/cgi/viewcontent.cgi?article=1007&amp;context=edsc_etds","author":[{"family":"Mills","given":"J."}],"issued":{"date-parts":[["2016"]]}}}],"schema":"https://github.com/citation-style-language/schema/raw/master/csl-citation.json"} </w:instrText>
      </w:r>
      <w:r w:rsidR="009E6EAF" w:rsidRPr="000742C2">
        <w:rPr>
          <w:rFonts w:cs="Arial"/>
          <w:szCs w:val="20"/>
        </w:rPr>
        <w:fldChar w:fldCharType="separate"/>
      </w:r>
      <w:r w:rsidR="009E6EAF" w:rsidRPr="000742C2">
        <w:rPr>
          <w:rFonts w:cs="Arial"/>
          <w:szCs w:val="20"/>
        </w:rPr>
        <w:t>(Mills, 2016)</w:t>
      </w:r>
      <w:r w:rsidR="009E6EAF" w:rsidRPr="000742C2">
        <w:rPr>
          <w:rFonts w:cs="Arial"/>
          <w:szCs w:val="20"/>
        </w:rPr>
        <w:fldChar w:fldCharType="end"/>
      </w:r>
      <w:r w:rsidR="009E6EAF" w:rsidRPr="000742C2">
        <w:rPr>
          <w:rFonts w:cs="Arial"/>
          <w:szCs w:val="20"/>
        </w:rPr>
        <w:t xml:space="preserve">. </w:t>
      </w:r>
      <w:r w:rsidR="00FB240E" w:rsidRPr="000742C2">
        <w:rPr>
          <w:rFonts w:cs="Arial"/>
          <w:szCs w:val="20"/>
        </w:rPr>
        <w:t xml:space="preserve">No studies reported a connection between learner or instructor social presence and cognitive load. </w:t>
      </w:r>
      <w:r w:rsidR="009E6EAF" w:rsidRPr="000742C2">
        <w:rPr>
          <w:rFonts w:cs="Arial"/>
          <w:szCs w:val="20"/>
        </w:rPr>
        <w:t>Further research is needed to investigate possible relationship</w:t>
      </w:r>
      <w:r w:rsidR="00FB240E" w:rsidRPr="000742C2">
        <w:rPr>
          <w:rFonts w:cs="Arial"/>
          <w:szCs w:val="20"/>
        </w:rPr>
        <w:t>s</w:t>
      </w:r>
      <w:r w:rsidR="009E6EAF" w:rsidRPr="000742C2">
        <w:rPr>
          <w:rFonts w:cs="Arial"/>
          <w:szCs w:val="20"/>
        </w:rPr>
        <w:t>.</w:t>
      </w:r>
      <w:r w:rsidR="00CB4B6F">
        <w:rPr>
          <w:rFonts w:cs="Arial"/>
          <w:szCs w:val="20"/>
        </w:rPr>
        <w:t xml:space="preserve"> </w:t>
      </w:r>
    </w:p>
    <w:p w14:paraId="70C738AD" w14:textId="77777777" w:rsidR="008118DC" w:rsidRDefault="008118DC" w:rsidP="00DC078B">
      <w:pPr>
        <w:rPr>
          <w:rFonts w:cs="Arial"/>
          <w:i/>
          <w:iCs/>
          <w:szCs w:val="20"/>
        </w:rPr>
      </w:pPr>
    </w:p>
    <w:p w14:paraId="7DA0A2C2" w14:textId="4F0187BB" w:rsidR="002565CC" w:rsidRPr="004A78B4" w:rsidRDefault="008118DC" w:rsidP="00AE6E0C">
      <w:pPr>
        <w:pStyle w:val="Heading2"/>
      </w:pPr>
      <w:r>
        <w:t xml:space="preserve">1.4 </w:t>
      </w:r>
      <w:r w:rsidR="0065467B" w:rsidRPr="004A78B4">
        <w:t>Purpose</w:t>
      </w:r>
    </w:p>
    <w:p w14:paraId="072EE4F8" w14:textId="386F224E" w:rsidR="00B30877" w:rsidRPr="002C3135" w:rsidRDefault="002F1DB6" w:rsidP="002565CC">
      <w:pPr>
        <w:ind w:firstLine="720"/>
        <w:rPr>
          <w:rFonts w:cs="Arial"/>
          <w:color w:val="FF0000"/>
          <w:szCs w:val="20"/>
        </w:rPr>
      </w:pPr>
      <w:r w:rsidRPr="002C3135">
        <w:rPr>
          <w:rFonts w:cs="Arial"/>
          <w:szCs w:val="20"/>
        </w:rPr>
        <w:t xml:space="preserve">Asynchronous online courses often use online discussions to </w:t>
      </w:r>
      <w:r w:rsidR="00927454" w:rsidRPr="002C3135">
        <w:rPr>
          <w:rFonts w:cs="Arial"/>
          <w:szCs w:val="20"/>
        </w:rPr>
        <w:t xml:space="preserve">both </w:t>
      </w:r>
      <w:r w:rsidRPr="002C3135">
        <w:rPr>
          <w:rFonts w:cs="Arial"/>
          <w:szCs w:val="20"/>
        </w:rPr>
        <w:t xml:space="preserve">build community and </w:t>
      </w:r>
      <w:r w:rsidR="00BF2AFC" w:rsidRPr="002C3135">
        <w:rPr>
          <w:rFonts w:cs="Arial"/>
          <w:szCs w:val="20"/>
        </w:rPr>
        <w:t>promote active learning</w:t>
      </w:r>
      <w:r w:rsidR="00A542D6" w:rsidRPr="002C3135">
        <w:rPr>
          <w:rFonts w:cs="Arial"/>
          <w:szCs w:val="20"/>
        </w:rPr>
        <w:t xml:space="preserve"> and </w:t>
      </w:r>
      <w:r w:rsidR="00E54688" w:rsidRPr="002C3135">
        <w:rPr>
          <w:rFonts w:cs="Arial"/>
          <w:szCs w:val="20"/>
        </w:rPr>
        <w:t>can be evaluated through the lens of Community of Inquiry</w:t>
      </w:r>
      <w:r w:rsidR="002721D5" w:rsidRPr="002C3135">
        <w:rPr>
          <w:rFonts w:cs="Arial"/>
          <w:szCs w:val="20"/>
        </w:rPr>
        <w:t>, with each presence as distinct but interrelated</w:t>
      </w:r>
      <w:r w:rsidR="00E54688" w:rsidRPr="002C3135">
        <w:rPr>
          <w:rFonts w:cs="Arial"/>
          <w:szCs w:val="20"/>
        </w:rPr>
        <w:t xml:space="preserve"> </w:t>
      </w:r>
      <w:r w:rsidR="00E54688" w:rsidRPr="002C3135">
        <w:rPr>
          <w:rFonts w:cs="Arial"/>
          <w:szCs w:val="20"/>
        </w:rPr>
        <w:fldChar w:fldCharType="begin"/>
      </w:r>
      <w:r w:rsidR="00AB154C">
        <w:rPr>
          <w:rFonts w:cs="Arial"/>
          <w:szCs w:val="20"/>
        </w:rPr>
        <w:instrText xml:space="preserve"> ADDIN ZOTERO_ITEM CSL_CITATION {"citationID":"Abb6Ecpg","properties":{"formattedCitation":"(Cho &amp; Kim, 2013; Delaney &amp; Betts, 2022; deNoyelles et al., 2014; Garrison, Anderson, et al., 2010; Hamann et al., 2009; Kozan &amp; Richardson, 2014)","plainCitation":"(Cho &amp; Kim, 2013; Delaney &amp; Betts, 2022; deNoyelles et al., 2014; Garrison, Anderson, et al., 2010; Hamann et al., 2009; Kozan &amp; Richardson, 2014)","noteIndex":0},"citationItems":[{"id":278,"uris":["http://zotero.org/users/8793764/items/8GGQZXVV"],"itemData":{"id":278,"type":"article-journal","abstract":"The purpose of this study was to explore variables explaining students' self-regulation (SR) for interaction with others, specifically peers and instructors, in online learning environments. A total of 407 students participated in the study. With hierarchical regression model (HRM), several variables were regressed on students' SR for interaction with others. These variables included demographic information, perceived importance of mastering content, perceived importance of interacting with the instructor, perceived importance of interacting with peers, and perceived instructor scaffolding for interaction. The results show that all the variables proposed above significantly explain 43% of the variance for SR for interaction with others. The combined variables show that instructors' scaffolding for interaction with others most significantly explains students' SR for interaction with others. Along with individual variables (e.g., perceived importance of mastering content), the results suggest that instructor scaffolding is critical for students' SR for interaction with others in online learning settings.","container-title":"The Internet and Higher Education","DOI":"10.1016/j.iheduc.2012.11.001","ISSN":"1096-7516","journalAbbreviation":"The Internet and Higher Education","language":"en","page":"69-75","source":"ScienceDirect","title":"Students' self-regulation for interaction with others in online learning environments","volume":"17","author":[{"family":"Cho","given":"Moon-Heum"},{"family":"Kim","given":"B. Joon"}],"issued":{"date-parts":[["2013",4,1]]}}},{"id":274,"uris":["http://zotero.org/users/8793764/items/3BMZ6NMF"],"itemData":{"id":274,"type":"article-journal","abstract":"This multiple case study of four journalism and mass communication programs examines teaching presence as a mechanism for mitigating transactional distance in online learning environments. This study explores instructor-to-student communication strategies and techniques utilized by experienced online journalism and mass communication educators, and the contributions of instructional designers in collaborative course design and delivery settings. Six emergent themes are identified and discussed. Recommendations for journalism and mass communication educators, including administrators, are provided.","container-title":"Journalism &amp; Mass Communication Educator","DOI":"10.1177/10776958211001214","ISSN":"1077-6958","issue":"1","journalAbbreviation":"Journalism &amp; Mass Communication Educator","language":"en","note":"publisher: SAGE Publications Inc","page":"5-23","source":"SAGE Journals","title":"Addressing Transactional Distance Through Teaching Presence Strategies in Online Journalism and Mass Communication Courses","volume":"77","author":[{"family":"Delaney","given":"Brian"},{"family":"Betts","given":"Kristen"}],"issued":{"date-parts":[["2022",3,1]]}}},{"id":276,"uris":["http://zotero.org/users/8793764/items/ZTFLJZGS"],"itemData":{"id":276,"type":"article-journal","abstract":"This article provides a personal perspective about the development of the seminal papers associated with the Community of Inquiry Framework. The framework and its construction are described. The main part of the paper explores the evolution of the framework and its associated methodology. Finally, research associated with the validation of the framework and new research directions are reviewed.","collection-title":"Special Issue on the Community of Inquiry Framework: Ten Years Later","container-title":"The Internet and Higher Education","DOI":"10.1016/j.iheduc.2009.10.003","ISSN":"1096-7516","issue":"1","journalAbbreviation":"The Internet and Higher Education","language":"en","page":"5-9","source":"ScienceDirect","title":"The first decade of the community of inquiry framework: A retrospective","title-short":"The first decade of the community of inquiry framework","volume":"13","author":[{"family":"Garrison","given":"D. Randy"},{"family":"Anderson","given":"Terry"},{"family":"Archer","given":"Walter"}],"issued":{"date-parts":[["2010",1,1]]}}},{"id":275,"uris":["http://zotero.org/users/8793764/items/2P3UE5GV"],"itemData":{"id":275,"type":"article-journal","abstract":"Studies of classroom behavior and learning outcomes have demonstrated that student discussion leads to better learner outcomes. Do these effects, which are based on studies of face-to-face interaction, transfer to the virtual classroom? Existing studies of online postings in asynchronous discussion forums have primarily studied the effects on the authors of the postings. The effect on the recipients—the students reading the postings—has been largely neglected. We set out to fill this gap in our understanding of online discussions by analyzing the effect of reading behavior on course performance. We first perform an in-depth analysis of student discussion behavior in two online courses. We consider the quantity and quality of student postings, as well as the number of postings read by each student. We then test our main findings using a larger dataset of 279 students from eight additional classes, controlling for student grade point average, major, class standing, race, gender, and instructor. Overall, our results suggest that reading is significantly and independently related to course performance. We conclude that discussions have an important place in online classes.","container-title":"Journal of Political Science Education","DOI":"10.1080/15512160802612011","ISSN":"1551-2169, 1551-2177","issue":"1","journalAbbreviation":"Journal of Political Science Education","language":"en","page":"1-11","source":"DOI.org (Crossref)","title":"Learning from “Listening” to Peers in Online Political Science Classes","volume":"5","author":[{"family":"Hamann","given":"Kerstin"},{"family":"Pollock","given":"Philip H."},{"family":"Wilson","given":"Bruce M."}],"issued":{"date-parts":[["2009",2,10]]}}},{"id":277,"uris":["http://zotero.org/users/8793764/items/JKH4QXVG"],"itemData":{"id":277,"type":"article-journal","abstract":"The purpose of the present study is to investigate the relationships between and among teaching, social, and cognitive presence. To this end, Spearman's rank correlation and partial correlation analyses were employed. The results referred to (a) positive large bivariate correlational relationships between presence types, and (b) the dependence of these pairwise relationships on the third presence to a certain extent. For instance, it was found that cognitive presence may have a strong effect on the relationship between teaching presence and social presence because the relationship between teaching presence and social presence may disappear when cognitive presence is controlled for. On the other hand, results also suggested that the relationship between cognitive presence and social presence, and the relationship between teaching presence and cognitive presence may largely be independent of the effect of the other third presence.","container-title":"The Internet and Higher Education","DOI":"10.1016/j.iheduc.2013.10.007","ISSN":"1096-7516","journalAbbreviation":"The Internet and Higher Education","language":"en","page":"68-73","source":"ScienceDirect","title":"Interrelationships between and among social, teaching, and cognitive presence","volume":"21","author":[{"family":"Kozan","given":"Kadir"},{"family":"Richardson","given":"Jennifer C."}],"issued":{"date-parts":[["2014",4,1]]}}},{"id":267,"uris":["http://zotero.org/users/8793764/items/J8Y84RE8"],"itemData":{"id":267,"type":"article-journal","abstract":"Asynchronous discussions are often utilized in online courses to provide a venue for students to openly communicate and build shared understanding, and for instructors to skillfully facilitate the process. While discussions can be invaluable toward creating and sustaining an online community of inquiry (CoI), they are not effective if not optimally designed. It is the authors' position that it is helpful to identify research-proven online discussion strategies and conceptualize them into the CoI framework, which has been extensively studied and validated. This framework posits that there are three interrelated presences - social, cognitive, and teaching - that must be perceived by members in order to facilitate a successful educational experience. Classifying strategies within this framework may guide instructors to purposefully select and employ methods that encourage productive, efficient, and meaningful discussions. Strategies, such as providing prompt but modest feedback, peer facilitation, protocol discussion prompts, and providing audio feedback, were found to support multiple presences in a review of the literature. Based on these findings, it is argued that educators need to employ discussion strategies that integrate all three presences in order to support an effective online CoI.","container-title":"Journal of online learning and teaching","issue":"1","language":"English","note":"publisher-place: Long Beach\npublisher: Multimedia Educational Resource for Learning and Online Teaching (MERLOT)","page":"153","title":"Strategies for Creating a Community of Inquiry through Online Asynchronous Discussions","volume":"10","author":[{"family":"deNoyelles","given":"Aimee"},{"family":"Zydney","given":"Janet"},{"family":"Chen","given":"iyun"}],"issued":{"date-parts":[["2014"]]}}}],"schema":"https://github.com/citation-style-language/schema/raw/master/csl-citation.json"} </w:instrText>
      </w:r>
      <w:r w:rsidR="00E54688" w:rsidRPr="002C3135">
        <w:rPr>
          <w:rFonts w:cs="Arial"/>
          <w:szCs w:val="20"/>
        </w:rPr>
        <w:fldChar w:fldCharType="separate"/>
      </w:r>
      <w:r w:rsidR="00AB154C" w:rsidRPr="00AB154C">
        <w:rPr>
          <w:rFonts w:cs="Arial"/>
        </w:rPr>
        <w:t>(Cho &amp; Kim, 2013; Delaney &amp; Betts, 2022; deNoyelles et al., 2014; Garrison, Anderson, et al., 2010; Hamann et al., 2009; Kozan &amp; Richardson, 2014)</w:t>
      </w:r>
      <w:r w:rsidR="00E54688" w:rsidRPr="002C3135">
        <w:rPr>
          <w:rFonts w:cs="Arial"/>
          <w:szCs w:val="20"/>
        </w:rPr>
        <w:fldChar w:fldCharType="end"/>
      </w:r>
      <w:r w:rsidR="007604F8" w:rsidRPr="002C3135">
        <w:rPr>
          <w:rFonts w:cs="Arial"/>
          <w:szCs w:val="20"/>
        </w:rPr>
        <w:t xml:space="preserve">. </w:t>
      </w:r>
      <w:r w:rsidR="00CE442A" w:rsidRPr="002C3135">
        <w:rPr>
          <w:rFonts w:cs="Arial"/>
          <w:szCs w:val="20"/>
        </w:rPr>
        <w:t>However, s</w:t>
      </w:r>
      <w:r w:rsidR="002C1929" w:rsidRPr="002C3135">
        <w:rPr>
          <w:rFonts w:cs="Arial"/>
          <w:szCs w:val="20"/>
        </w:rPr>
        <w:t xml:space="preserve">ome researchers have reported that student interactions in online collaborations may be superficial even when </w:t>
      </w:r>
      <w:r w:rsidR="00304F32" w:rsidRPr="002C3135">
        <w:rPr>
          <w:rFonts w:cs="Arial"/>
          <w:szCs w:val="20"/>
        </w:rPr>
        <w:t xml:space="preserve">mastery of course outcomes is achieved </w:t>
      </w:r>
      <w:r w:rsidR="00E14F17" w:rsidRPr="002C3135">
        <w:rPr>
          <w:rFonts w:cs="Arial"/>
          <w:szCs w:val="20"/>
        </w:rPr>
        <w:fldChar w:fldCharType="begin"/>
      </w:r>
      <w:r w:rsidR="00AB154C">
        <w:rPr>
          <w:rFonts w:cs="Arial"/>
          <w:szCs w:val="20"/>
        </w:rPr>
        <w:instrText xml:space="preserve"> ADDIN ZOTERO_ITEM CSL_CITATION {"citationID":"fzFwy0jX","properties":{"formattedCitation":"(Chen et al., 2019; Vuopala et al., 2016)","plainCitation":"(Chen et al., 2019; Vuopala et al., 2016)","noteIndex":0},"citationItems":[{"id":532,"uris":["http://zotero.org/users/8793764/items/UC9N2YI9"],"itemData":{"id":532,"type":"article-journal","abstract":"The purpose of this study was to investigate the characteristics of online students' cognitive presence in a peer-facilitated discussion environment, and to identify the peer facilitation techniques that can enhance cognitive presence development. In this study, 738 discussion messages were examined by both qualitative and quantitative content analysis. It was revealed that although cognitive presence was detected in most discussion messages, it was exhibited at a relatively lower level. The involvement of peer facilitators was found to correlate with students' higher-level cognitive presence. It was found that asking initiating questions of a specific type by peer facilitators can positively affect the level of cognitive presence. In addition, a variety of the peer facilitation techniques were systematically studied to identify their effects on students' cognitive presence.","container-title":"Journal of asynchronous learning networks JALN","DOI":"10.24059/olj.v23i1.1348","ISSN":"1939-5256;2472-5749;","issue":"1","language":"English","note":"publisher: Online Learning Consortium","page":"37","title":"What if Online Students Take on the Responsibility: Students' Cognitive Presence and Peer Facilitation Techniques","volume":"23","author":[{"family":"Chen","given":"Ye"},{"family":"Lei","given":"Jing"},{"family":"Cheng","given":"Jiaming"}],"issued":{"date-parts":[["2019"]]}}},{"id":298,"uris":["http://zotero.org/users/8793764/items/VAC7UKSP"],"itemData":{"id":298,"type":"article-journal","abstract":"Despite the numerous studies on social interaction in collaborative learning, little is known about interaction forms in successful computer-supported collaborative learning situations. The purpose of this study was to explore and understand student interaction in successful collaborative learning during a university course which was mediated by two different types of virtual learning environment. Through a qualitative case study, we examined how students interacted with each other while working with collaborative tasks. Results indicate that interaction in collaborative situations was more often group-related than task-related. Group-related interaction concentrated mostly on coordination of group work, such as planning and organising group activities. Task-related interaction was mostly in the form of comments or answers to earlier messages. However, there were differences in the interaction forms according to the learning environment. The results of this study provide teachers, educators and educational coordinators guidelines for how to organise and enhance successful collaborative learning both virtually and face-to-face.","container-title":"Active Learning in Higher Education","DOI":"10.1177/1469787415616730","ISSN":"1469-7874","issue":"1","journalAbbreviation":"Active Learning in Higher Education","note":"publisher: SAGE Publications","page":"25-38","source":"SAGE Journals","title":"Interaction forms in successful collaborative learning in virtual learning environments","volume":"17","author":[{"family":"Vuopala","given":"Essi"},{"family":"Hyvönen","given":"Pirkko"},{"family":"Järvelä","given":"Sanna"}],"issued":{"date-parts":[["2016",3,1]]}}}],"schema":"https://github.com/citation-style-language/schema/raw/master/csl-citation.json"} </w:instrText>
      </w:r>
      <w:r w:rsidR="00E14F17" w:rsidRPr="002C3135">
        <w:rPr>
          <w:rFonts w:cs="Arial"/>
          <w:szCs w:val="20"/>
        </w:rPr>
        <w:fldChar w:fldCharType="separate"/>
      </w:r>
      <w:r w:rsidR="0065467B" w:rsidRPr="002C3135">
        <w:rPr>
          <w:rFonts w:cs="Arial"/>
          <w:szCs w:val="20"/>
        </w:rPr>
        <w:t>(Chen et al., 2019; Vuopala et al., 2016)</w:t>
      </w:r>
      <w:r w:rsidR="00E14F17" w:rsidRPr="002C3135">
        <w:rPr>
          <w:rFonts w:cs="Arial"/>
          <w:szCs w:val="20"/>
        </w:rPr>
        <w:fldChar w:fldCharType="end"/>
      </w:r>
      <w:r w:rsidR="00304F32" w:rsidRPr="002C3135">
        <w:rPr>
          <w:rFonts w:cs="Arial"/>
          <w:szCs w:val="20"/>
        </w:rPr>
        <w:t>.</w:t>
      </w:r>
      <w:r w:rsidR="00CE442A" w:rsidRPr="002C3135">
        <w:rPr>
          <w:rFonts w:cs="Arial"/>
          <w:szCs w:val="20"/>
        </w:rPr>
        <w:t xml:space="preserve"> </w:t>
      </w:r>
      <w:r w:rsidR="00885DBA" w:rsidRPr="002C3135">
        <w:rPr>
          <w:rFonts w:cs="Arial"/>
          <w:szCs w:val="20"/>
        </w:rPr>
        <w:t>S</w:t>
      </w:r>
      <w:r w:rsidR="006179EE" w:rsidRPr="002C3135">
        <w:rPr>
          <w:rFonts w:cs="Arial"/>
          <w:szCs w:val="20"/>
        </w:rPr>
        <w:t xml:space="preserve">tudents do value interactions with </w:t>
      </w:r>
      <w:r w:rsidR="007800B0" w:rsidRPr="002C3135">
        <w:rPr>
          <w:rFonts w:cs="Arial"/>
          <w:szCs w:val="20"/>
        </w:rPr>
        <w:t xml:space="preserve">the instructor and their peers in the online classroom </w:t>
      </w:r>
      <w:r w:rsidR="00AB1C15" w:rsidRPr="002C3135">
        <w:rPr>
          <w:rFonts w:cs="Arial"/>
          <w:szCs w:val="20"/>
        </w:rPr>
        <w:fldChar w:fldCharType="begin"/>
      </w:r>
      <w:r w:rsidR="00AB154C">
        <w:rPr>
          <w:rFonts w:cs="Arial"/>
          <w:szCs w:val="20"/>
        </w:rPr>
        <w:instrText xml:space="preserve"> ADDIN ZOTERO_ITEM CSL_CITATION {"citationID":"MOIYZozt","properties":{"formattedCitation":"(Joyner et al., 2014)","plainCitation":"(Joyner et al., 2014)","noteIndex":0},"citationItems":[{"id":383,"uris":["http://zotero.org/users/8793764/items/ACQI4Q8W"],"itemData":{"id":383,"type":"article-journal","abstract":"In an effort to determine how best to connect to their online graduate students, the authors analyzed student perspectives of connections with their instructors using a mixed-methods instrument. Participants for this study included 86 graduate students enrolled in an online master’s program in the United States who provided perspectives on student-instructor connections via qualitative questions. Since student-instructor connections are key to retention in both physical and online classrooms, the ultimate goal of the researchers was to determine how students made connections with their instructors through the provided technology. Existing literature regarding student-instructor connections consistently notes the importance of ‘‘instructor presence’ ’ in an online environment. The results of this study confirm that instructor presence can exist in the online classroom. Participants offered the perspective that course homepages, discussion boards, and other aspects represented the extent to which the instructor was “present ” in class. Ideas for improving instructor presence are offered. The authors suggest particular instructional methods to establish student-instructor connections that may be more effective than other methods.","container-title":"MERLOT Journal of Online Learning and Teaching","page":"436-445","source":"CiteSeer","title":"The Importance of Student-Instructor Connections in Graduate Level Online Courses","volume":"10","author":[{"family":"Joyner","given":"Sheila A."},{"family":"Fuller","given":"Matthew B."},{"family":"Holzweiss","given":"Peggy C."},{"family":"Henderson","given":"Susan"},{"family":"Young","given":"Robert"}],"issued":{"date-parts":[["2014"]]}}}],"schema":"https://github.com/citation-style-language/schema/raw/master/csl-citation.json"} </w:instrText>
      </w:r>
      <w:r w:rsidR="00AB1C15" w:rsidRPr="002C3135">
        <w:rPr>
          <w:rFonts w:cs="Arial"/>
          <w:szCs w:val="20"/>
        </w:rPr>
        <w:fldChar w:fldCharType="separate"/>
      </w:r>
      <w:r w:rsidR="00AB1C15" w:rsidRPr="002C3135">
        <w:rPr>
          <w:rFonts w:cs="Arial"/>
          <w:szCs w:val="20"/>
        </w:rPr>
        <w:t>(Joyner et al., 2014)</w:t>
      </w:r>
      <w:r w:rsidR="00AB1C15" w:rsidRPr="002C3135">
        <w:rPr>
          <w:rFonts w:cs="Arial"/>
          <w:szCs w:val="20"/>
        </w:rPr>
        <w:fldChar w:fldCharType="end"/>
      </w:r>
      <w:r w:rsidR="00885DBA" w:rsidRPr="002C3135">
        <w:rPr>
          <w:rFonts w:cs="Arial"/>
          <w:szCs w:val="20"/>
        </w:rPr>
        <w:t xml:space="preserve"> but may not be engaging in the discussions</w:t>
      </w:r>
      <w:r w:rsidR="00780957" w:rsidRPr="002C3135">
        <w:rPr>
          <w:rFonts w:cs="Arial"/>
          <w:szCs w:val="20"/>
        </w:rPr>
        <w:t xml:space="preserve"> with socialization as a primary reason </w:t>
      </w:r>
      <w:r w:rsidR="00780957" w:rsidRPr="002C3135">
        <w:rPr>
          <w:rFonts w:cs="Arial"/>
          <w:szCs w:val="20"/>
        </w:rPr>
        <w:fldChar w:fldCharType="begin"/>
      </w:r>
      <w:r w:rsidR="00AB154C">
        <w:rPr>
          <w:rFonts w:cs="Arial"/>
          <w:szCs w:val="20"/>
        </w:rPr>
        <w:instrText xml:space="preserve"> ADDIN ZOTERO_ITEM CSL_CITATION {"citationID":"3DZtxbI2","properties":{"formattedCitation":"(Bolliger &amp; Halupa, 2018)","plainCitation":"(Bolliger &amp; Halupa, 2018)","noteIndex":0},"citationItems":[{"id":273,"uris":["http://zotero.org/users/8793764/items/F53GMYJL"],"itemData":{"id":273,"type":"article-journal","abstract":"This study explores student perceptions of engagement, transactional distance, and outcomes in online courses. Researchers also investigated linkages between these elements. Data were collected from students enrolled in online courses at three private universities located at diﬀerent geographical regions in the United States. Six hundred sixty-seven students completed the Revised Scale of Transactional Distance developed by Paul, Swart, Zhang, and MacLeod and a modiﬁed version of Dixson’s Online Student Engagement scale during spring 2016 semester. Results indicate students experienced a relatively high level of engagement and a moderate level of transactional distance. Respondents perceived outcomes such as satisfaction, progression, and learning very positively. There were signiﬁcant diﬀerences in responses based on gender and college standing. Student engagement, transactional distance, and outcomes were moderately correlated, and researchers conﬁrmed transactional distance is a valid predictor of student engagement.","container-title":"Distance Education","DOI":"10.1080/01587919.2018.1476845","ISSN":"0158-7919, 1475-0198","issue":"3","journalAbbreviation":"Distance Education","language":"en","page":"299-316","source":"DOI.org (Crossref)","title":"Online student perceptions of engagement, transactional distance, and outcomes","volume":"39","author":[{"family":"Bolliger","given":"Doris U."},{"family":"Halupa","given":"Colleen"}],"issued":{"date-parts":[["2018",7,3]]}}}],"schema":"https://github.com/citation-style-language/schema/raw/master/csl-citation.json"} </w:instrText>
      </w:r>
      <w:r w:rsidR="00780957" w:rsidRPr="002C3135">
        <w:rPr>
          <w:rFonts w:cs="Arial"/>
          <w:szCs w:val="20"/>
        </w:rPr>
        <w:fldChar w:fldCharType="separate"/>
      </w:r>
      <w:r w:rsidR="00780957" w:rsidRPr="002C3135">
        <w:rPr>
          <w:rFonts w:cs="Arial"/>
          <w:szCs w:val="20"/>
        </w:rPr>
        <w:t>(Bolliger &amp; Halupa, 2018)</w:t>
      </w:r>
      <w:r w:rsidR="00780957" w:rsidRPr="002C3135">
        <w:rPr>
          <w:rFonts w:cs="Arial"/>
          <w:szCs w:val="20"/>
        </w:rPr>
        <w:fldChar w:fldCharType="end"/>
      </w:r>
      <w:r w:rsidR="00780957" w:rsidRPr="002C3135">
        <w:rPr>
          <w:rFonts w:cs="Arial"/>
          <w:szCs w:val="20"/>
        </w:rPr>
        <w:t>.</w:t>
      </w:r>
    </w:p>
    <w:p w14:paraId="6BAD61E9" w14:textId="5564C4A2" w:rsidR="002A0748" w:rsidRPr="002C3135" w:rsidRDefault="008E2D69" w:rsidP="00944EFD">
      <w:pPr>
        <w:ind w:firstLine="720"/>
        <w:rPr>
          <w:rFonts w:cs="Arial"/>
          <w:szCs w:val="20"/>
        </w:rPr>
      </w:pPr>
      <w:r w:rsidRPr="002C3135">
        <w:rPr>
          <w:rFonts w:cs="Arial"/>
          <w:szCs w:val="20"/>
        </w:rPr>
        <w:t xml:space="preserve">This study focuses on </w:t>
      </w:r>
      <w:r w:rsidR="003C4B4A" w:rsidRPr="002C3135">
        <w:rPr>
          <w:rFonts w:cs="Arial"/>
          <w:szCs w:val="20"/>
        </w:rPr>
        <w:t xml:space="preserve">the relationship between </w:t>
      </w:r>
      <w:r w:rsidRPr="002C3135">
        <w:rPr>
          <w:rFonts w:cs="Arial"/>
          <w:szCs w:val="20"/>
        </w:rPr>
        <w:t>extraneous cognitive load and community of inquiry</w:t>
      </w:r>
      <w:r w:rsidR="005E4D40" w:rsidRPr="002C3135">
        <w:rPr>
          <w:rFonts w:cs="Arial"/>
          <w:szCs w:val="20"/>
        </w:rPr>
        <w:t xml:space="preserve"> </w:t>
      </w:r>
      <w:r w:rsidR="00EF704C">
        <w:rPr>
          <w:rFonts w:cs="Arial"/>
          <w:szCs w:val="20"/>
        </w:rPr>
        <w:t>on learner</w:t>
      </w:r>
      <w:r w:rsidR="003C4B4A" w:rsidRPr="002C3135">
        <w:rPr>
          <w:rFonts w:cs="Arial"/>
          <w:szCs w:val="20"/>
        </w:rPr>
        <w:t xml:space="preserve"> performance </w:t>
      </w:r>
      <w:r w:rsidR="005E4D40" w:rsidRPr="002C3135">
        <w:rPr>
          <w:rFonts w:cs="Arial"/>
          <w:szCs w:val="20"/>
        </w:rPr>
        <w:t>in asynchronous online discussions</w:t>
      </w:r>
      <w:r w:rsidR="00C3203F">
        <w:rPr>
          <w:rFonts w:cs="Arial"/>
          <w:szCs w:val="20"/>
        </w:rPr>
        <w:t xml:space="preserve">. A hypothesized </w:t>
      </w:r>
      <w:r w:rsidR="00A8058D">
        <w:rPr>
          <w:rFonts w:cs="Arial"/>
          <w:szCs w:val="20"/>
        </w:rPr>
        <w:t>graph of the relations between these mental constructs</w:t>
      </w:r>
      <w:r w:rsidR="00FA768C">
        <w:rPr>
          <w:rFonts w:cs="Arial"/>
          <w:szCs w:val="20"/>
        </w:rPr>
        <w:t xml:space="preserve">, along with grades and persistence, are provided in </w:t>
      </w:r>
      <w:r w:rsidR="003331B3" w:rsidRPr="002C3135">
        <w:rPr>
          <w:rFonts w:cs="Arial"/>
          <w:szCs w:val="20"/>
        </w:rPr>
        <w:t>Figure 1</w:t>
      </w:r>
      <w:r w:rsidR="005E4D40" w:rsidRPr="002C3135">
        <w:rPr>
          <w:rFonts w:cs="Arial"/>
          <w:szCs w:val="20"/>
        </w:rPr>
        <w:t xml:space="preserve">. However, these concepts are </w:t>
      </w:r>
      <w:r w:rsidRPr="002C3135">
        <w:rPr>
          <w:rFonts w:cs="Arial"/>
          <w:szCs w:val="20"/>
        </w:rPr>
        <w:t xml:space="preserve">not </w:t>
      </w:r>
      <w:r w:rsidR="009C1BA9" w:rsidRPr="002C3135">
        <w:rPr>
          <w:rFonts w:cs="Arial"/>
          <w:szCs w:val="20"/>
        </w:rPr>
        <w:t>discipline-specific</w:t>
      </w:r>
      <w:r w:rsidR="005E4D40" w:rsidRPr="002C3135">
        <w:rPr>
          <w:rFonts w:cs="Arial"/>
          <w:szCs w:val="20"/>
        </w:rPr>
        <w:t xml:space="preserve"> and future work will explore </w:t>
      </w:r>
      <w:r w:rsidR="003C4B4A" w:rsidRPr="002C3135">
        <w:rPr>
          <w:rFonts w:cs="Arial"/>
          <w:szCs w:val="20"/>
        </w:rPr>
        <w:t>these correlations in additional disciplines</w:t>
      </w:r>
      <w:r w:rsidR="00AE1E60" w:rsidRPr="002C3135">
        <w:rPr>
          <w:rFonts w:cs="Arial"/>
          <w:szCs w:val="20"/>
        </w:rPr>
        <w:t>.</w:t>
      </w:r>
      <w:r w:rsidR="00B57639" w:rsidRPr="002C3135">
        <w:rPr>
          <w:rFonts w:cs="Arial"/>
          <w:szCs w:val="20"/>
        </w:rPr>
        <w:t xml:space="preserve"> </w:t>
      </w:r>
      <w:r w:rsidR="00505953" w:rsidRPr="002C3135">
        <w:rPr>
          <w:rFonts w:cs="Arial"/>
          <w:szCs w:val="20"/>
        </w:rPr>
        <w:t xml:space="preserve">Understanding </w:t>
      </w:r>
      <w:r w:rsidR="00361286" w:rsidRPr="002C3135">
        <w:rPr>
          <w:rFonts w:cs="Arial"/>
          <w:szCs w:val="20"/>
        </w:rPr>
        <w:t>these relationships</w:t>
      </w:r>
      <w:r w:rsidR="00D61FA1" w:rsidRPr="002C3135">
        <w:rPr>
          <w:rFonts w:cs="Arial"/>
          <w:szCs w:val="20"/>
        </w:rPr>
        <w:t xml:space="preserve"> </w:t>
      </w:r>
      <w:r w:rsidR="00944EFD" w:rsidRPr="002C3135">
        <w:rPr>
          <w:rFonts w:cs="Arial"/>
          <w:szCs w:val="20"/>
        </w:rPr>
        <w:t xml:space="preserve">allows us to effectively design and evaluate interventions. </w:t>
      </w:r>
      <w:r w:rsidR="00280EAA" w:rsidRPr="002C3135">
        <w:rPr>
          <w:rFonts w:cs="Arial"/>
          <w:szCs w:val="20"/>
        </w:rPr>
        <w:t>T</w:t>
      </w:r>
      <w:r w:rsidR="009C1BA9" w:rsidRPr="002C3135">
        <w:rPr>
          <w:rFonts w:cs="Arial"/>
          <w:szCs w:val="20"/>
        </w:rPr>
        <w:t xml:space="preserve">his study seeks to </w:t>
      </w:r>
      <w:r w:rsidR="00505953" w:rsidRPr="002C3135">
        <w:rPr>
          <w:rFonts w:cs="Arial"/>
          <w:szCs w:val="20"/>
        </w:rPr>
        <w:t>answer</w:t>
      </w:r>
      <w:r w:rsidR="00953F85" w:rsidRPr="002C3135">
        <w:rPr>
          <w:rFonts w:cs="Arial"/>
          <w:szCs w:val="20"/>
        </w:rPr>
        <w:t xml:space="preserve"> the following research questions: </w:t>
      </w:r>
      <w:r w:rsidR="00B15E84" w:rsidRPr="002C3135">
        <w:rPr>
          <w:rFonts w:cs="Arial"/>
          <w:szCs w:val="20"/>
        </w:rPr>
        <w:t xml:space="preserve"> </w:t>
      </w:r>
    </w:p>
    <w:p w14:paraId="3F6C003C" w14:textId="77777777" w:rsidR="00617D3D" w:rsidRDefault="00617D3D" w:rsidP="00617D3D">
      <w:pPr>
        <w:pStyle w:val="ListParagraph"/>
        <w:numPr>
          <w:ilvl w:val="0"/>
          <w:numId w:val="24"/>
        </w:numPr>
        <w:spacing w:line="240" w:lineRule="auto"/>
        <w:rPr>
          <w:rFonts w:ascii="Arial" w:hAnsi="Arial" w:cs="Arial"/>
          <w:sz w:val="20"/>
          <w:szCs w:val="20"/>
        </w:rPr>
      </w:pPr>
      <w:bookmarkStart w:id="8" w:name="_Ref102036426"/>
      <w:r>
        <w:rPr>
          <w:rFonts w:ascii="Arial" w:hAnsi="Arial" w:cs="Arial"/>
          <w:sz w:val="20"/>
          <w:szCs w:val="20"/>
        </w:rPr>
        <w:t xml:space="preserve">How does the </w:t>
      </w:r>
      <w:r w:rsidRPr="006422E1">
        <w:rPr>
          <w:rFonts w:ascii="Arial" w:hAnsi="Arial" w:cs="Arial"/>
          <w:i/>
          <w:iCs/>
          <w:sz w:val="20"/>
          <w:szCs w:val="20"/>
        </w:rPr>
        <w:t>Community of Inquiry</w:t>
      </w:r>
      <w:r>
        <w:rPr>
          <w:rFonts w:ascii="Arial" w:hAnsi="Arial" w:cs="Arial"/>
          <w:sz w:val="20"/>
          <w:szCs w:val="20"/>
        </w:rPr>
        <w:t xml:space="preserve"> framework model social, cognitive, and teaching presence in our data?</w:t>
      </w:r>
    </w:p>
    <w:p w14:paraId="2D51C3A2"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Does our data align with SEM models for Community of Inquiry as presented in the literature?</w:t>
      </w:r>
    </w:p>
    <w:p w14:paraId="34CADC6B"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What is the relationship between subscales in the Community of Inquiry framework?</w:t>
      </w:r>
    </w:p>
    <w:p w14:paraId="6576C20C" w14:textId="77777777" w:rsidR="00617D3D" w:rsidRPr="006422E1"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How well does our final SEM model for Community of Inquiry fit our survey data?</w:t>
      </w:r>
    </w:p>
    <w:p w14:paraId="17FF23A6" w14:textId="77777777" w:rsidR="00617D3D" w:rsidRDefault="00617D3D" w:rsidP="00617D3D">
      <w:pPr>
        <w:pStyle w:val="ListParagraph"/>
        <w:numPr>
          <w:ilvl w:val="0"/>
          <w:numId w:val="24"/>
        </w:numPr>
        <w:spacing w:line="240" w:lineRule="auto"/>
        <w:rPr>
          <w:rFonts w:ascii="Arial" w:hAnsi="Arial" w:cs="Arial"/>
          <w:sz w:val="20"/>
          <w:szCs w:val="20"/>
        </w:rPr>
      </w:pPr>
      <w:r>
        <w:rPr>
          <w:rFonts w:ascii="Arial" w:hAnsi="Arial" w:cs="Arial"/>
          <w:sz w:val="20"/>
          <w:szCs w:val="20"/>
        </w:rPr>
        <w:t xml:space="preserve">How does the </w:t>
      </w:r>
      <w:r>
        <w:rPr>
          <w:rFonts w:ascii="Arial" w:hAnsi="Arial" w:cs="Arial"/>
          <w:i/>
          <w:iCs/>
          <w:sz w:val="20"/>
          <w:szCs w:val="20"/>
        </w:rPr>
        <w:t>Cognitive Load</w:t>
      </w:r>
      <w:r>
        <w:rPr>
          <w:rFonts w:ascii="Arial" w:hAnsi="Arial" w:cs="Arial"/>
          <w:sz w:val="20"/>
          <w:szCs w:val="20"/>
        </w:rPr>
        <w:t xml:space="preserve"> framework model various mental efforts </w:t>
      </w:r>
      <w:proofErr w:type="gramStart"/>
      <w:r>
        <w:rPr>
          <w:rFonts w:ascii="Arial" w:hAnsi="Arial" w:cs="Arial"/>
          <w:sz w:val="20"/>
          <w:szCs w:val="20"/>
        </w:rPr>
        <w:t>associated</w:t>
      </w:r>
      <w:proofErr w:type="gramEnd"/>
      <w:r>
        <w:rPr>
          <w:rFonts w:ascii="Arial" w:hAnsi="Arial" w:cs="Arial"/>
          <w:sz w:val="20"/>
          <w:szCs w:val="20"/>
        </w:rPr>
        <w:t xml:space="preserve"> with a discussion task?</w:t>
      </w:r>
    </w:p>
    <w:p w14:paraId="32075040"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Does our data align with SEM models for Cognitive Load as presented in the literature?</w:t>
      </w:r>
    </w:p>
    <w:p w14:paraId="5D9E82E3"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What is the relationship between subscales in the Cognitive Load framework?</w:t>
      </w:r>
    </w:p>
    <w:p w14:paraId="25101DED"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How well does our final SEM model for Cognitive Load fit our survey data?</w:t>
      </w:r>
    </w:p>
    <w:p w14:paraId="7658D04E" w14:textId="77777777" w:rsidR="00617D3D" w:rsidRDefault="00617D3D" w:rsidP="00617D3D">
      <w:pPr>
        <w:pStyle w:val="ListParagraph"/>
        <w:numPr>
          <w:ilvl w:val="0"/>
          <w:numId w:val="24"/>
        </w:numPr>
        <w:spacing w:line="240" w:lineRule="auto"/>
        <w:rPr>
          <w:rFonts w:ascii="Arial" w:hAnsi="Arial" w:cs="Arial"/>
          <w:sz w:val="20"/>
          <w:szCs w:val="20"/>
        </w:rPr>
      </w:pPr>
      <w:r>
        <w:rPr>
          <w:rFonts w:ascii="Arial" w:hAnsi="Arial" w:cs="Arial"/>
          <w:sz w:val="20"/>
          <w:szCs w:val="20"/>
        </w:rPr>
        <w:t>How do Community of Inquiry, Cognitive Load, and Grades relate with one another in our data?</w:t>
      </w:r>
    </w:p>
    <w:p w14:paraId="483C3DEA"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What aspects of demographics and grades describe variances in our data?</w:t>
      </w:r>
    </w:p>
    <w:p w14:paraId="4A202455"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What is the relationship between Community of Inquiry, Cognitive Load, and Grades?</w:t>
      </w:r>
    </w:p>
    <w:p w14:paraId="4E1EA10D"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What is the relationship between subscales of each?</w:t>
      </w:r>
    </w:p>
    <w:p w14:paraId="08155734" w14:textId="77777777" w:rsidR="00617D3D" w:rsidRDefault="00617D3D" w:rsidP="00617D3D">
      <w:pPr>
        <w:pStyle w:val="ListParagraph"/>
        <w:numPr>
          <w:ilvl w:val="1"/>
          <w:numId w:val="24"/>
        </w:numPr>
        <w:spacing w:line="240" w:lineRule="auto"/>
        <w:rPr>
          <w:rFonts w:ascii="Arial" w:hAnsi="Arial" w:cs="Arial"/>
          <w:sz w:val="20"/>
          <w:szCs w:val="20"/>
        </w:rPr>
      </w:pPr>
      <w:r>
        <w:rPr>
          <w:rFonts w:ascii="Arial" w:hAnsi="Arial" w:cs="Arial"/>
          <w:sz w:val="20"/>
          <w:szCs w:val="20"/>
        </w:rPr>
        <w:t>How well does our final SEM model fit our survey data?</w:t>
      </w:r>
    </w:p>
    <w:p w14:paraId="4A615505" w14:textId="40A3380F" w:rsidR="00CF1DFD" w:rsidRDefault="00CF1DFD" w:rsidP="009B10A3">
      <w:pPr>
        <w:pStyle w:val="Caption"/>
      </w:pPr>
      <w:r>
        <w:t>[Insert Figure 1 Here]</w:t>
      </w:r>
    </w:p>
    <w:bookmarkEnd w:id="8"/>
    <w:p w14:paraId="06C3626F" w14:textId="7C4663AC" w:rsidR="00A17CB2" w:rsidRPr="002C3135" w:rsidRDefault="00A17CB2" w:rsidP="00DC6EFE">
      <w:pPr>
        <w:pStyle w:val="Heading1"/>
      </w:pPr>
      <w:r w:rsidRPr="002C3135">
        <w:t>Method</w:t>
      </w:r>
      <w:r w:rsidR="00E276BC">
        <w:t>ology</w:t>
      </w:r>
    </w:p>
    <w:p w14:paraId="5DB34A36" w14:textId="51680E46" w:rsidR="00D5385D" w:rsidRDefault="00A92140" w:rsidP="00E00F6F">
      <w:pPr>
        <w:pStyle w:val="Heading2"/>
        <w:rPr>
          <w:rFonts w:cs="Arial"/>
          <w:bCs/>
          <w:sz w:val="20"/>
          <w:szCs w:val="20"/>
        </w:rPr>
      </w:pPr>
      <w:r>
        <w:t xml:space="preserve">2.1 </w:t>
      </w:r>
      <w:r w:rsidR="00D5385D" w:rsidRPr="004A78B4">
        <w:t>Course Context</w:t>
      </w:r>
    </w:p>
    <w:p w14:paraId="3AB562ED" w14:textId="3ABB7582" w:rsidR="003322B1" w:rsidRPr="00447FF0" w:rsidRDefault="001528DB" w:rsidP="00447FF0">
      <w:pPr>
        <w:ind w:firstLine="720"/>
      </w:pPr>
      <w:r w:rsidRPr="00A72C8D">
        <w:rPr>
          <w:rFonts w:cs="Arial"/>
          <w:bCs/>
          <w:szCs w:val="20"/>
        </w:rPr>
        <w:t xml:space="preserve">The population for this study </w:t>
      </w:r>
      <w:r>
        <w:rPr>
          <w:rFonts w:cs="Arial"/>
          <w:bCs/>
          <w:szCs w:val="20"/>
        </w:rPr>
        <w:t>consisted of students enrolled in introductory undergraduate courses. The courses were offered at a United States medium-sized, private (not-for-profit) university with majority undergraduate enrollment, primarily nonresidential (geographically dispersed).</w:t>
      </w:r>
      <w:r w:rsidR="00447FF0">
        <w:t xml:space="preserve"> </w:t>
      </w:r>
      <w:r w:rsidR="00D5385D">
        <w:rPr>
          <w:rFonts w:cs="Arial"/>
          <w:bCs/>
          <w:szCs w:val="20"/>
        </w:rPr>
        <w:t>The courses studied were offered asynchronously online in a 9-week term, administered using a learning management system</w:t>
      </w:r>
      <w:r w:rsidR="00D03EE0">
        <w:rPr>
          <w:rFonts w:cs="Arial"/>
          <w:bCs/>
          <w:szCs w:val="20"/>
        </w:rPr>
        <w:t xml:space="preserve"> (LMS)</w:t>
      </w:r>
      <w:r w:rsidR="00D5385D">
        <w:rPr>
          <w:rFonts w:cs="Arial"/>
          <w:bCs/>
          <w:szCs w:val="20"/>
        </w:rPr>
        <w:t xml:space="preserve">. Course templates were used, ensuring consistency across sections including course description, learning outcomes, learning objectives, textbook, multi-media resources, and student assignments and activities. This means that the primary distinction between sections of a course </w:t>
      </w:r>
      <w:proofErr w:type="gramStart"/>
      <w:r w:rsidR="00D5385D">
        <w:rPr>
          <w:rFonts w:cs="Arial"/>
          <w:bCs/>
          <w:szCs w:val="20"/>
        </w:rPr>
        <w:t>are</w:t>
      </w:r>
      <w:proofErr w:type="gramEnd"/>
      <w:r w:rsidR="00D5385D">
        <w:rPr>
          <w:rFonts w:cs="Arial"/>
          <w:bCs/>
          <w:szCs w:val="20"/>
        </w:rPr>
        <w:t xml:space="preserve"> human-centered, including the instructor of record and the student </w:t>
      </w:r>
      <w:proofErr w:type="gramStart"/>
      <w:r w:rsidR="00D5385D">
        <w:rPr>
          <w:rFonts w:cs="Arial"/>
          <w:bCs/>
          <w:szCs w:val="20"/>
        </w:rPr>
        <w:t>cohorts</w:t>
      </w:r>
      <w:proofErr w:type="gramEnd"/>
      <w:r w:rsidR="00D5385D">
        <w:rPr>
          <w:rFonts w:cs="Arial"/>
          <w:bCs/>
          <w:szCs w:val="20"/>
        </w:rPr>
        <w:t xml:space="preserve">. Course instructors teaching the sections used in this study were both full-time faculty (of varying ranks) and contingent (adjunct) faculty. </w:t>
      </w:r>
    </w:p>
    <w:p w14:paraId="16A49782" w14:textId="1FC31950" w:rsidR="00EC18A4" w:rsidRPr="000B63FC" w:rsidRDefault="00EC18A4" w:rsidP="68B24CB4">
      <w:pPr>
        <w:rPr>
          <w:rFonts w:cs="Arial"/>
          <w:b/>
          <w:bCs/>
          <w:szCs w:val="20"/>
          <w:highlight w:val="yellow"/>
        </w:rPr>
      </w:pPr>
      <w:r>
        <w:rPr>
          <w:rFonts w:cs="Arial"/>
          <w:bCs/>
          <w:szCs w:val="20"/>
        </w:rPr>
        <w:tab/>
      </w:r>
      <w:r w:rsidR="00BF04D6">
        <w:rPr>
          <w:rFonts w:cs="Arial"/>
          <w:szCs w:val="20"/>
        </w:rPr>
        <w:t>The</w:t>
      </w:r>
      <w:r w:rsidRPr="68B24CB4">
        <w:rPr>
          <w:rFonts w:cs="Arial"/>
          <w:szCs w:val="20"/>
        </w:rPr>
        <w:t xml:space="preserve"> discussion activities tasked students with crafting an initial post and providing thoughtful </w:t>
      </w:r>
      <w:proofErr w:type="gramStart"/>
      <w:r w:rsidR="005353D9" w:rsidRPr="68B24CB4">
        <w:rPr>
          <w:rFonts w:cs="Arial"/>
          <w:szCs w:val="20"/>
        </w:rPr>
        <w:t>reply</w:t>
      </w:r>
      <w:proofErr w:type="gramEnd"/>
      <w:r w:rsidR="005353D9" w:rsidRPr="68B24CB4">
        <w:rPr>
          <w:rFonts w:cs="Arial"/>
          <w:szCs w:val="20"/>
        </w:rPr>
        <w:t xml:space="preserve"> posts to two or more posts (instructor or student). </w:t>
      </w:r>
      <w:r w:rsidR="00D73DAE" w:rsidRPr="68B24CB4">
        <w:rPr>
          <w:rFonts w:cs="Arial"/>
          <w:szCs w:val="20"/>
        </w:rPr>
        <w:t xml:space="preserve">Student participation in this course activity were graded using a rubric. In </w:t>
      </w:r>
      <w:r w:rsidR="00BF04D6">
        <w:rPr>
          <w:rFonts w:cs="Arial"/>
          <w:szCs w:val="20"/>
        </w:rPr>
        <w:t>one course</w:t>
      </w:r>
      <w:r w:rsidR="00D73DAE" w:rsidRPr="68B24CB4">
        <w:rPr>
          <w:rFonts w:cs="Arial"/>
          <w:szCs w:val="20"/>
        </w:rPr>
        <w:t>, 20 of 100 points were allocated to timeliness and participation, with the initial post worth 35 points and the reply posts earning 30 points. The final 15 points addressed professionalism, including spelling, grammar, organization, ethics, and netiquette.</w:t>
      </w:r>
      <w:r w:rsidR="00D5511B">
        <w:rPr>
          <w:rFonts w:cs="Arial"/>
          <w:szCs w:val="20"/>
        </w:rPr>
        <w:t xml:space="preserve"> The nine discussion activities in the course were worth 12% of the total grade (1.33% each).</w:t>
      </w:r>
      <w:r w:rsidR="00D73DAE" w:rsidRPr="68B24CB4">
        <w:rPr>
          <w:rFonts w:cs="Arial"/>
          <w:szCs w:val="20"/>
        </w:rPr>
        <w:t xml:space="preserve"> </w:t>
      </w:r>
      <w:r w:rsidR="000B63FC" w:rsidRPr="68B24CB4">
        <w:rPr>
          <w:rFonts w:cs="Arial"/>
          <w:szCs w:val="20"/>
        </w:rPr>
        <w:t xml:space="preserve">In </w:t>
      </w:r>
      <w:r w:rsidR="00BF04D6">
        <w:rPr>
          <w:rFonts w:cs="Arial"/>
          <w:szCs w:val="20"/>
        </w:rPr>
        <w:t>the other course</w:t>
      </w:r>
      <w:r w:rsidR="2CA796EF" w:rsidRPr="68B24CB4">
        <w:rPr>
          <w:rFonts w:cs="Arial"/>
          <w:szCs w:val="20"/>
        </w:rPr>
        <w:t xml:space="preserve">, 20 of 100 </w:t>
      </w:r>
      <w:r w:rsidR="2CA796EF" w:rsidRPr="68B24CB4">
        <w:rPr>
          <w:rFonts w:cs="Arial"/>
          <w:szCs w:val="20"/>
        </w:rPr>
        <w:lastRenderedPageBreak/>
        <w:t>points were allocated to timeliness of the initial post, content of the post earns up to 40 poin</w:t>
      </w:r>
      <w:r w:rsidR="2FDF37B1" w:rsidRPr="68B24CB4">
        <w:rPr>
          <w:rFonts w:cs="Arial"/>
          <w:szCs w:val="20"/>
        </w:rPr>
        <w:t xml:space="preserve">ts, at least two replies to classmates earns up to 30 </w:t>
      </w:r>
      <w:r w:rsidR="115FFB55" w:rsidRPr="68B24CB4">
        <w:rPr>
          <w:rFonts w:cs="Arial"/>
          <w:szCs w:val="20"/>
        </w:rPr>
        <w:t>points, and the remaining 10 points are for the professional writing, including the use of the Canvas equation ed</w:t>
      </w:r>
      <w:r w:rsidR="5BECF209" w:rsidRPr="68B24CB4">
        <w:rPr>
          <w:rFonts w:cs="Arial"/>
          <w:szCs w:val="20"/>
        </w:rPr>
        <w:t>itor for typing mathematics.</w:t>
      </w:r>
      <w:r w:rsidR="000B63FC" w:rsidRPr="68B24CB4">
        <w:rPr>
          <w:rFonts w:cs="Arial"/>
          <w:szCs w:val="20"/>
        </w:rPr>
        <w:t xml:space="preserve"> </w:t>
      </w:r>
      <w:r w:rsidR="00D5511B">
        <w:rPr>
          <w:rFonts w:cs="Arial"/>
          <w:szCs w:val="20"/>
        </w:rPr>
        <w:t>T</w:t>
      </w:r>
      <w:r w:rsidR="00761DEC" w:rsidRPr="000E1BAE">
        <w:rPr>
          <w:rFonts w:cs="Arial"/>
          <w:color w:val="000000" w:themeColor="text1"/>
          <w:szCs w:val="20"/>
        </w:rPr>
        <w:t xml:space="preserve">he nine discussion activities were worth </w:t>
      </w:r>
      <w:r w:rsidR="659240B8" w:rsidRPr="000E1BAE">
        <w:rPr>
          <w:rFonts w:cs="Arial"/>
          <w:color w:val="000000" w:themeColor="text1"/>
          <w:szCs w:val="20"/>
        </w:rPr>
        <w:t>30% of the total course grad</w:t>
      </w:r>
      <w:r w:rsidR="008E0151" w:rsidRPr="000E1BAE">
        <w:rPr>
          <w:rFonts w:cs="Arial"/>
          <w:color w:val="000000" w:themeColor="text1"/>
          <w:szCs w:val="20"/>
        </w:rPr>
        <w:t>e (</w:t>
      </w:r>
      <w:r w:rsidR="000E1BAE" w:rsidRPr="000E1BAE">
        <w:rPr>
          <w:rFonts w:cs="Arial"/>
          <w:color w:val="000000" w:themeColor="text1"/>
          <w:szCs w:val="20"/>
        </w:rPr>
        <w:t>3.33% each).</w:t>
      </w:r>
      <w:r w:rsidR="005353D9" w:rsidRPr="000E1BAE">
        <w:rPr>
          <w:rFonts w:cs="Arial"/>
          <w:b/>
          <w:bCs/>
          <w:i/>
          <w:iCs/>
          <w:color w:val="000000" w:themeColor="text1"/>
          <w:szCs w:val="20"/>
        </w:rPr>
        <w:t xml:space="preserve"> </w:t>
      </w:r>
    </w:p>
    <w:p w14:paraId="763E5A79" w14:textId="77777777" w:rsidR="00593CA3" w:rsidRDefault="00593CA3" w:rsidP="000D2BD5">
      <w:pPr>
        <w:rPr>
          <w:rFonts w:cs="Arial"/>
          <w:bCs/>
          <w:i/>
          <w:iCs/>
          <w:szCs w:val="20"/>
        </w:rPr>
      </w:pPr>
    </w:p>
    <w:p w14:paraId="23C22935" w14:textId="7FA95D35" w:rsidR="00A17CB2" w:rsidRDefault="00E276BC" w:rsidP="000D2BD5">
      <w:pPr>
        <w:rPr>
          <w:rFonts w:cs="Arial"/>
          <w:bCs/>
          <w:i/>
          <w:iCs/>
          <w:szCs w:val="20"/>
        </w:rPr>
      </w:pPr>
      <w:r>
        <w:rPr>
          <w:rFonts w:cs="Arial"/>
          <w:bCs/>
          <w:i/>
          <w:iCs/>
          <w:szCs w:val="20"/>
        </w:rPr>
        <w:t xml:space="preserve">2.2 </w:t>
      </w:r>
      <w:r w:rsidR="00A17CB2" w:rsidRPr="004A78B4">
        <w:rPr>
          <w:rFonts w:cs="Arial"/>
          <w:bCs/>
          <w:i/>
          <w:iCs/>
          <w:szCs w:val="20"/>
        </w:rPr>
        <w:t>Participants</w:t>
      </w:r>
    </w:p>
    <w:p w14:paraId="2E827BC4" w14:textId="77777777" w:rsidR="00447FF0" w:rsidRDefault="00BB5368" w:rsidP="00447FF0">
      <w:pPr>
        <w:ind w:firstLine="720"/>
        <w:rPr>
          <w:rFonts w:cs="Arial"/>
          <w:bCs/>
          <w:szCs w:val="20"/>
        </w:rPr>
      </w:pPr>
      <w:r w:rsidRPr="00A72C8D">
        <w:rPr>
          <w:rFonts w:cs="Arial"/>
          <w:bCs/>
          <w:szCs w:val="20"/>
        </w:rPr>
        <w:t xml:space="preserve">The population for this study </w:t>
      </w:r>
      <w:r>
        <w:rPr>
          <w:rFonts w:cs="Arial"/>
          <w:bCs/>
          <w:szCs w:val="20"/>
        </w:rPr>
        <w:t xml:space="preserve">consisted of students enrolled in introductory undergraduate physics and pre-calculus courses. </w:t>
      </w:r>
      <w:r w:rsidR="00603BD4">
        <w:rPr>
          <w:rFonts w:cs="Arial"/>
          <w:bCs/>
          <w:szCs w:val="20"/>
        </w:rPr>
        <w:t xml:space="preserve">From the total population of students enrolled in the courses during the study time frame, the sample </w:t>
      </w:r>
      <w:r w:rsidR="00375239">
        <w:rPr>
          <w:rFonts w:cs="Arial"/>
          <w:bCs/>
          <w:szCs w:val="20"/>
        </w:rPr>
        <w:t xml:space="preserve">for survey data </w:t>
      </w:r>
      <w:r w:rsidR="00603BD4">
        <w:rPr>
          <w:rFonts w:cs="Arial"/>
          <w:bCs/>
          <w:szCs w:val="20"/>
        </w:rPr>
        <w:t>was determined through</w:t>
      </w:r>
      <w:r w:rsidR="00A85D19">
        <w:rPr>
          <w:rFonts w:cs="Arial"/>
          <w:bCs/>
          <w:szCs w:val="20"/>
        </w:rPr>
        <w:t xml:space="preserve"> non-probability</w:t>
      </w:r>
      <w:r w:rsidR="00603BD4">
        <w:rPr>
          <w:rFonts w:cs="Arial"/>
          <w:bCs/>
          <w:szCs w:val="20"/>
        </w:rPr>
        <w:t xml:space="preserve"> self-selection</w:t>
      </w:r>
      <w:r w:rsidR="00AC2118">
        <w:rPr>
          <w:rFonts w:cs="Arial"/>
          <w:bCs/>
          <w:szCs w:val="20"/>
        </w:rPr>
        <w:t xml:space="preserve"> (Table 1)</w:t>
      </w:r>
      <w:r w:rsidR="00603BD4">
        <w:rPr>
          <w:rFonts w:cs="Arial"/>
          <w:bCs/>
          <w:szCs w:val="20"/>
        </w:rPr>
        <w:t xml:space="preserve">. </w:t>
      </w:r>
      <w:r w:rsidR="00A85D19">
        <w:rPr>
          <w:rFonts w:cs="Arial"/>
          <w:bCs/>
          <w:szCs w:val="20"/>
        </w:rPr>
        <w:t>Survey participants were recruited through LMS announcements</w:t>
      </w:r>
      <w:r w:rsidR="00A955BC">
        <w:rPr>
          <w:rFonts w:cs="Arial"/>
          <w:bCs/>
          <w:szCs w:val="20"/>
        </w:rPr>
        <w:t xml:space="preserve">. Participation was incentivized through a $5 e-card to a common online retailer. </w:t>
      </w:r>
      <w:r w:rsidR="00375239">
        <w:rPr>
          <w:rFonts w:cs="Arial"/>
          <w:bCs/>
          <w:szCs w:val="20"/>
        </w:rPr>
        <w:t xml:space="preserve">Census data (rather than self-selection) was used for </w:t>
      </w:r>
      <w:r w:rsidR="00D03EE0">
        <w:rPr>
          <w:rFonts w:cs="Arial"/>
          <w:bCs/>
          <w:szCs w:val="20"/>
        </w:rPr>
        <w:t>LMS</w:t>
      </w:r>
      <w:r w:rsidR="00375239">
        <w:rPr>
          <w:rFonts w:cs="Arial"/>
          <w:bCs/>
          <w:szCs w:val="20"/>
        </w:rPr>
        <w:t xml:space="preserve"> data</w:t>
      </w:r>
      <w:r w:rsidR="00D03EE0">
        <w:rPr>
          <w:rFonts w:cs="Arial"/>
          <w:bCs/>
          <w:szCs w:val="20"/>
        </w:rPr>
        <w:t xml:space="preserve"> (e.g. performance). </w:t>
      </w:r>
    </w:p>
    <w:p w14:paraId="1A083166" w14:textId="5EB45663" w:rsidR="00F92B24" w:rsidRDefault="00C92299" w:rsidP="006321B5">
      <w:pPr>
        <w:ind w:firstLine="720"/>
        <w:rPr>
          <w:rFonts w:cs="Arial"/>
          <w:bCs/>
          <w:szCs w:val="20"/>
        </w:rPr>
      </w:pPr>
      <w:r>
        <w:rPr>
          <w:rFonts w:cs="Arial"/>
          <w:bCs/>
          <w:szCs w:val="20"/>
        </w:rPr>
        <w:t>All data was collected confidentially, with anonymization prior to analysis through</w:t>
      </w:r>
      <w:r w:rsidR="00A85D19">
        <w:rPr>
          <w:rFonts w:cs="Arial"/>
          <w:bCs/>
          <w:szCs w:val="20"/>
        </w:rPr>
        <w:t xml:space="preserve"> de-identification and assignment of a numeric identifier. </w:t>
      </w:r>
      <w:r w:rsidR="0011640F">
        <w:rPr>
          <w:rFonts w:cs="Arial"/>
          <w:bCs/>
          <w:szCs w:val="20"/>
        </w:rPr>
        <w:t>All data were reported in aggregate with no individually identifying information. The study was reviewed by the Institutional Review Board and deemed “exempt”</w:t>
      </w:r>
      <w:r w:rsidR="007B0361">
        <w:rPr>
          <w:rFonts w:cs="Arial"/>
          <w:bCs/>
          <w:szCs w:val="20"/>
        </w:rPr>
        <w:t xml:space="preserve"> (#2</w:t>
      </w:r>
      <w:r w:rsidR="00074143">
        <w:rPr>
          <w:rFonts w:cs="Arial"/>
          <w:bCs/>
          <w:szCs w:val="20"/>
        </w:rPr>
        <w:t>1-058</w:t>
      </w:r>
      <w:r w:rsidR="007B0361">
        <w:rPr>
          <w:rFonts w:cs="Arial"/>
          <w:bCs/>
          <w:szCs w:val="20"/>
        </w:rPr>
        <w:t>)</w:t>
      </w:r>
      <w:r w:rsidR="0011640F">
        <w:rPr>
          <w:rFonts w:cs="Arial"/>
          <w:bCs/>
          <w:szCs w:val="20"/>
        </w:rPr>
        <w:t>.</w:t>
      </w:r>
    </w:p>
    <w:p w14:paraId="3CF89F17" w14:textId="77777777" w:rsidR="006321B5" w:rsidRPr="006321B5" w:rsidRDefault="006321B5" w:rsidP="006321B5">
      <w:pPr>
        <w:ind w:firstLine="720"/>
        <w:rPr>
          <w:rFonts w:cs="Arial"/>
          <w:bCs/>
          <w:i/>
          <w:iCs/>
          <w:szCs w:val="20"/>
        </w:rPr>
      </w:pPr>
    </w:p>
    <w:p w14:paraId="6AD7CA77" w14:textId="468E0DDB" w:rsidR="00CF1DFD" w:rsidRPr="00593CA3" w:rsidRDefault="00CF1DFD" w:rsidP="00CF1DFD">
      <w:pPr>
        <w:rPr>
          <w:rFonts w:cs="Arial"/>
          <w:szCs w:val="20"/>
        </w:rPr>
      </w:pPr>
      <w:r w:rsidRPr="00593CA3">
        <w:rPr>
          <w:rFonts w:cs="Arial"/>
          <w:szCs w:val="20"/>
        </w:rPr>
        <w:t xml:space="preserve">[Insert Table 1 Here] </w:t>
      </w:r>
    </w:p>
    <w:p w14:paraId="52B6751B" w14:textId="77777777" w:rsidR="00CF1DFD" w:rsidRPr="00CF1DFD" w:rsidRDefault="00CF1DFD" w:rsidP="00CF1DFD"/>
    <w:p w14:paraId="717672DC" w14:textId="211FCDD4" w:rsidR="00A17CB2" w:rsidRPr="004A78B4" w:rsidRDefault="00AE6E0C" w:rsidP="00AE6E0C">
      <w:pPr>
        <w:pStyle w:val="Heading2"/>
      </w:pPr>
      <w:r>
        <w:t xml:space="preserve">2.2 </w:t>
      </w:r>
      <w:r w:rsidR="00A17CB2" w:rsidRPr="004A78B4">
        <w:t>Measures</w:t>
      </w:r>
    </w:p>
    <w:p w14:paraId="0073B352" w14:textId="32CDBBC9" w:rsidR="00EE0FF5" w:rsidRPr="007721D9" w:rsidRDefault="005A2CE9" w:rsidP="00EE0FF5">
      <w:pPr>
        <w:rPr>
          <w:rFonts w:cs="Arial"/>
          <w:bCs/>
          <w:szCs w:val="20"/>
        </w:rPr>
      </w:pPr>
      <w:r w:rsidRPr="005A2CE9">
        <w:rPr>
          <w:rFonts w:cs="Arial"/>
          <w:bCs/>
          <w:szCs w:val="20"/>
        </w:rPr>
        <w:tab/>
      </w:r>
      <w:r w:rsidRPr="007721D9">
        <w:rPr>
          <w:rFonts w:cs="Arial"/>
          <w:bCs/>
          <w:szCs w:val="20"/>
        </w:rPr>
        <w:t xml:space="preserve">This study used </w:t>
      </w:r>
      <w:r w:rsidR="0000413A" w:rsidRPr="007721D9">
        <w:rPr>
          <w:rFonts w:cs="Arial"/>
          <w:bCs/>
          <w:szCs w:val="20"/>
        </w:rPr>
        <w:t>a quantitative</w:t>
      </w:r>
      <w:r w:rsidRPr="007721D9">
        <w:rPr>
          <w:rFonts w:cs="Arial"/>
          <w:bCs/>
          <w:szCs w:val="20"/>
        </w:rPr>
        <w:t xml:space="preserve"> methods approach, collecting survey data</w:t>
      </w:r>
      <w:r w:rsidR="00B52A4C" w:rsidRPr="007721D9">
        <w:rPr>
          <w:rFonts w:cs="Arial"/>
          <w:bCs/>
          <w:szCs w:val="20"/>
        </w:rPr>
        <w:t xml:space="preserve"> using two validated surveys as well as </w:t>
      </w:r>
      <w:r w:rsidR="00B57F58" w:rsidRPr="007721D9">
        <w:rPr>
          <w:rFonts w:cs="Arial"/>
          <w:bCs/>
          <w:szCs w:val="20"/>
        </w:rPr>
        <w:t>grade data from the</w:t>
      </w:r>
      <w:r w:rsidR="001419EB" w:rsidRPr="007721D9">
        <w:rPr>
          <w:rFonts w:cs="Arial"/>
          <w:bCs/>
          <w:szCs w:val="20"/>
        </w:rPr>
        <w:t xml:space="preserve"> L</w:t>
      </w:r>
      <w:r w:rsidR="0000413A" w:rsidRPr="007721D9">
        <w:rPr>
          <w:rFonts w:cs="Arial"/>
          <w:bCs/>
          <w:szCs w:val="20"/>
        </w:rPr>
        <w:t>earning Management System.</w:t>
      </w:r>
      <w:r w:rsidR="007951BC" w:rsidRPr="007721D9">
        <w:rPr>
          <w:rFonts w:cs="Arial"/>
          <w:bCs/>
          <w:szCs w:val="20"/>
        </w:rPr>
        <w:t xml:space="preserve"> </w:t>
      </w:r>
      <w:r w:rsidR="00EE0FF5" w:rsidRPr="007721D9">
        <w:rPr>
          <w:rFonts w:cs="Arial"/>
          <w:bCs/>
          <w:szCs w:val="20"/>
        </w:rPr>
        <w:t>The first survey included 33</w:t>
      </w:r>
      <w:r w:rsidR="00EE0FF5" w:rsidRPr="007721D9">
        <w:rPr>
          <w:rStyle w:val="FootnoteReference"/>
          <w:rFonts w:cs="Arial"/>
          <w:bCs/>
          <w:szCs w:val="20"/>
        </w:rPr>
        <w:footnoteReference w:id="1"/>
      </w:r>
      <w:r w:rsidR="00EE0FF5" w:rsidRPr="007721D9">
        <w:rPr>
          <w:rFonts w:cs="Arial"/>
          <w:bCs/>
          <w:szCs w:val="20"/>
        </w:rPr>
        <w:t xml:space="preserve"> of the 34-item Community of Inquiry (CoI) instrument, which has three subscales: social, teaching, and cognitive presence </w:t>
      </w:r>
      <w:r w:rsidR="00EE0FF5" w:rsidRPr="007721D9">
        <w:rPr>
          <w:rFonts w:cs="Arial"/>
          <w:bCs/>
          <w:szCs w:val="20"/>
        </w:rPr>
        <w:fldChar w:fldCharType="begin"/>
      </w:r>
      <w:r w:rsidR="00EE0FF5" w:rsidRPr="007721D9">
        <w:rPr>
          <w:rFonts w:cs="Arial"/>
          <w:bCs/>
          <w:szCs w:val="20"/>
        </w:rPr>
        <w:instrText xml:space="preserve"> ADDIN ZOTERO_ITEM CSL_CITATION {"citationID":"qX9ejMt5","properties":{"formattedCitation":"(Garrison et al., 1999)","plainCitation":"(Garrison et al., 1999)","noteIndex":0},"citationItems":[{"id":3,"uris":["http://zotero.org/users/local/nf6dHDih/items/6YZKJ2WM","http://zotero.org/users/8793764/items/6YZKJ2WM"],"itemData":{"id":3,"type":"article-journal","abstract":"The purpose of this study is to provide conceptual order and a tool for the use of computer-mediated communication (CMC) and computer conferencing in supporting an educational experience. Central to the study introduced here is a model of community inquiry that constitutes three elements essential to an educational transaction—cognitive presence, social presence, and teaching presence. Indicators (key words/phrases) for each of the three elements emerged from the analysis of computer-conferencing transcripts. The indicators described represent a template or tool for researchers to analyze written transcripts, as well as a guide to educators for the optimal use of computer conferencing as a medium to facilitate an educational transaction. This research would suggest that computer conferencing has considerable potential to create a community of inquiry for educational purposes.","container-title":"The Internet and Higher Education","DOI":"10.1016/S1096-7516(00)00016-6","ISSN":"1096-7516","issue":"2","journalAbbreviation":"The Internet and Higher Education","language":"en","page":"87-105","source":"ScienceDirect","title":"Critical Inquiry in a Text-Based Environment: Computer Conferencing in Higher Education","title-short":"Critical Inquiry in a Text-Based Environment","volume":"2","author":[{"family":"Garrison","given":"D. Randy"},{"family":"Anderson","given":"Terry"},{"family":"Archer","given":"Walter"}],"issued":{"date-parts":[["1999",3,1]]}}}],"schema":"https://github.com/citation-style-language/schema/raw/master/csl-citation.json"} </w:instrText>
      </w:r>
      <w:r w:rsidR="00EE0FF5" w:rsidRPr="007721D9">
        <w:rPr>
          <w:rFonts w:cs="Arial"/>
          <w:bCs/>
          <w:szCs w:val="20"/>
        </w:rPr>
        <w:fldChar w:fldCharType="separate"/>
      </w:r>
      <w:r w:rsidR="00EE0FF5" w:rsidRPr="007721D9">
        <w:rPr>
          <w:rFonts w:cs="Arial"/>
          <w:szCs w:val="20"/>
        </w:rPr>
        <w:t>(Garrison et al., 1999)</w:t>
      </w:r>
      <w:r w:rsidR="00EE0FF5" w:rsidRPr="007721D9">
        <w:rPr>
          <w:rFonts w:cs="Arial"/>
          <w:bCs/>
          <w:szCs w:val="20"/>
        </w:rPr>
        <w:fldChar w:fldCharType="end"/>
      </w:r>
      <w:r w:rsidR="00EE0FF5" w:rsidRPr="007721D9">
        <w:rPr>
          <w:rFonts w:cs="Arial"/>
          <w:bCs/>
          <w:szCs w:val="20"/>
        </w:rPr>
        <w:t>. Garrison’s CoI instrument has been validated, demonstrating high internal consistency and reliability</w:t>
      </w:r>
      <w:r w:rsidR="00273D6F" w:rsidRPr="007721D9">
        <w:rPr>
          <w:rFonts w:cs="Arial"/>
          <w:bCs/>
          <w:szCs w:val="20"/>
        </w:rPr>
        <w:t xml:space="preserve"> </w:t>
      </w:r>
      <w:r w:rsidR="00273D6F" w:rsidRPr="007721D9">
        <w:rPr>
          <w:rFonts w:cs="Arial"/>
          <w:bCs/>
          <w:szCs w:val="20"/>
        </w:rPr>
        <w:fldChar w:fldCharType="begin"/>
      </w:r>
      <w:r w:rsidR="00273D6F" w:rsidRPr="007721D9">
        <w:rPr>
          <w:rFonts w:cs="Arial"/>
          <w:bCs/>
          <w:szCs w:val="20"/>
        </w:rPr>
        <w:instrText xml:space="preserve"> ADDIN ZOTERO_ITEM CSL_CITATION {"citationID":"UP5XmJYF","properties":{"formattedCitation":"(Carlon et al., 2012; Garrison, Cleveland-Innes, et al., 2010; Garrison et al., 1999; Shea &amp; Bidjerano, 2009)","plainCitation":"(Carlon et al., 2012; Garrison, Cleveland-Innes, et al., 2010; Garrison et al., 1999; Shea &amp; Bidjerano, 2009)","noteIndex":0},"citationItems":[{"id":5,"uris":["http://zotero.org/users/local/nf6dHDih/items/SJJP7ZJQ","http://zotero.org/users/8793764/items/SJJP7ZJQ"],"itemData":{"id":5,"type":"article-journal","abstract":"This descriptive study using survey design sought to establish the efficacy of the Community of Inquiry instrument utilized in a study published by Shea and Bidjerano in Shea and Bidjerano, 2009a, Shea and Bidjerano, 2009b exploring an online community of business students in a multi-institutional study. The current study sought to validate the instrument with a population of students in three health care disciplines (nursing, physical therapy and health care administration (HCA)) which includes health information management (HIM) at a large private western university. A secondary aim was to identify similarities and differences in the Community of Inquiry model among selected health care disciplines comparing sample student populations in previously described research. Results indicate that the instrument was validated in the health care disciplines on all subscales. Significant differences were found in social presence and cognitive presence among the three groups of students with no significant differences in teaching presence. There was a significant difference in presence by course experience (number of courses completed) for the second versus the fifth course in the social presence construct. The three factor model was validated with this population of students; however, when additional factor analysis was done, results indicated a potential four factor model consistent with recent research by Diaz et al., 2010, Bangert, 2009 and Shea and Bidjerano (2009a). These studies provided evidence of two factors within teaching presence whereas the current study yielded two factors within the construct of social presence (social comfort and social experience).","container-title":"Computers &amp; Education","DOI":"10.1016/j.compedu.2012.01.004","ISSN":"0360-1315","issue":"2","journalAbbreviation":"Computers &amp; Education","language":"en","page":"215-221","source":"ScienceDirect","title":"The community of inquiry instrument: Validation and results in online health care disciplines","title-short":"The community of inquiry instrument","volume":"59","author":[{"family":"Carlon","given":"S."},{"family":"Bennett-Woods","given":"D."},{"family":"Berg","given":"B."},{"family":"Claywell","given":"L."},{"family":"LeDuc","given":"K."},{"family":"Marcisz","given":"N."},{"family":"Mulhall","given":"M."},{"family":"Noteboom","given":"T."},{"family":"Snedden","given":"T."},{"family":"Whalen","given":"K."},{"family":"Zenoni","given":"L."}],"issued":{"date-parts":[["2012",9,1]]}}},{"id":3,"uris":["http://zotero.org/users/local/nf6dHDih/items/6YZKJ2WM","http://zotero.org/users/8793764/items/6YZKJ2WM"],"itemData":{"id":3,"type":"article-journal","abstract":"The purpose of this study is to provide conceptual order and a tool for the use of computer-mediated communication (CMC) and computer conferencing in supporting an educational experience. Central to the study introduced here is a model of community inquiry that constitutes three elements essential to an educational transaction—cognitive presence, social presence, and teaching presence. Indicators (key words/phrases) for each of the three elements emerged from the analysis of computer-conferencing transcripts. The indicators described represent a template or tool for researchers to analyze written transcripts, as well as a guide to educators for the optimal use of computer conferencing as a medium to facilitate an educational transaction. This research would suggest that computer conferencing has considerable potential to create a community of inquiry for educational purposes.","container-title":"The Internet and Higher Education","DOI":"10.1016/S1096-7516(00)00016-6","ISSN":"1096-7516","issue":"2","journalAbbreviation":"The Internet and Higher Education","language":"en","page":"87-105","source":"ScienceDirect","title":"Critical Inquiry in a Text-Based Environment: Computer Conferencing in Higher Education","title-short":"Critical Inquiry in a Text-Based Environment","volume":"2","author":[{"family":"Garrison","given":"D. Randy"},{"family":"Anderson","given":"Terry"},{"family":"Archer","given":"Walter"}],"issued":{"date-parts":[["1999",3,1]]}}},{"id":7,"uris":["http://zotero.org/users/local/nf6dHDih/items/PPV6QS4P","http://zotero.org/users/8793764/items/PPV6QS4P"],"itemData":{"id":7,"type":"article-journal","abstract":"The causal relationships among the three presences in the Community of Inquiry (CoI) framework are explored and tested in this paper. The CoI framework has been used extensively in the research and practice of online and blended learning contexts. With the development of a survey instrument based on the CoI framework, it is possible to test the hypothesized causal relationships that teaching and social presence have a significant perceived influence on cognitive presence and that teaching presence is perceived to influence social presence. The results of this study confirm the factor structure of the CoI survey and the hypothesized causal relationships among the presences predicted by the CoI framework. These results point to the key role of teaching presence in establishing and sustaining a community of inquiry. Further research is called for to explore the dynamic relationships among the presences across disciplines and institutions as well as understand the existence and role of the specific sub-elements (categories) of each presence.","collection-title":"Special Issue on the Community of Inquiry Framework: Ten Years Later","container-title":"The Internet and Higher Education","DOI":"10.1016/j.iheduc.2009.10.002","ISSN":"1096-7516","issue":"1","journalAbbreviation":"The Internet and Higher Education","language":"en","page":"31-36","source":"ScienceDirect","title":"Exploring causal relationships among teaching, cognitive and social presence: Student perceptions of the community of inquiry framework","title-short":"Exploring causal relationships among teaching, cognitive and social presence","volume":"13","author":[{"family":"Garrison","given":"D. R."},{"family":"Cleveland-Innes","given":"Martha"},{"family":"Fung","given":"Tak Shing"}],"issued":{"date-parts":[["2010",1,1]]}}},{"id":374,"uris":["http://zotero.org/users/8793764/items/5347W4Z2"],"itemData":{"id":374,"type":"article-journal","abstract":"In this paper, several recent theoretical conceptions of technology-mediated education are examined and a study of 2159 online learners is presented. The study validates an instrument designed to measure teaching, social, and cognitive presence indicative of a community of learners within the community of inquiry (CoI) framework [Garrison, D. R., Anderson, T., &amp; Archer, W. (2000). Critical inquiry in a text-based environment: Computer conferencing in higher education. The Internet and Higher Education, 2, 1–19; Garrison, D. R., Anderson, T., &amp; Archer, W. (2001). Critical thinking, cognitive presence, and computer conferencing in distance education. American Journal of Distance Education, 15(1), 7–23]. Results indicate that the survey items cohere into interpretable factors that represent the intended constructs. Further it was determined through structural equation modeling that 70% of the variance in the online students’ levels of cognitive presence, a multivariate measure of learning, can be modeled based on their reports of their instructors’ skills in fostering teaching presence and their own abilities to establish a sense of social presence. Additional analysis identifies more details of the relationship between learner understandings of teaching and social presence and its impact on their cognitive presence. Implications for online teaching, policy, and faculty development are discussed.","container-title":"Computers &amp; Education","DOI":"10.1016/j.compedu.2008.10.007","ISSN":"0360-1315","issue":"3","journalAbbreviation":"Computers &amp; Education","language":"en","page":"543-553","source":"ScienceDirect","title":"Community of inquiry as a theoretical framework to foster “epistemic engagement” and “cognitive presence” in online education","volume":"52","author":[{"family":"Shea","given":"Peter"},{"family":"Bidjerano","given":"Temi"}],"issued":{"date-parts":[["2009",4,1]]}}}],"schema":"https://github.com/citation-style-language/schema/raw/master/csl-citation.json"} </w:instrText>
      </w:r>
      <w:r w:rsidR="00273D6F" w:rsidRPr="007721D9">
        <w:rPr>
          <w:rFonts w:cs="Arial"/>
          <w:bCs/>
          <w:szCs w:val="20"/>
        </w:rPr>
        <w:fldChar w:fldCharType="separate"/>
      </w:r>
      <w:r w:rsidR="00273D6F" w:rsidRPr="007721D9">
        <w:rPr>
          <w:rFonts w:cs="Arial"/>
          <w:szCs w:val="20"/>
        </w:rPr>
        <w:t>(Carlon et al., 2012; Garrison, Cleveland-Innes, et al., 2010; Garrison et al., 1999; Shea &amp; Bidjerano, 2009)</w:t>
      </w:r>
      <w:r w:rsidR="00273D6F" w:rsidRPr="007721D9">
        <w:rPr>
          <w:rFonts w:cs="Arial"/>
          <w:bCs/>
          <w:szCs w:val="20"/>
        </w:rPr>
        <w:fldChar w:fldCharType="end"/>
      </w:r>
      <w:r w:rsidR="00CE7A08" w:rsidRPr="007721D9">
        <w:rPr>
          <w:rFonts w:cs="Arial"/>
          <w:bCs/>
          <w:szCs w:val="20"/>
        </w:rPr>
        <w:t>.</w:t>
      </w:r>
      <w:r w:rsidR="00EE0FF5" w:rsidRPr="007721D9">
        <w:rPr>
          <w:rFonts w:cs="Arial"/>
          <w:bCs/>
          <w:szCs w:val="20"/>
        </w:rPr>
        <w:t xml:space="preserve"> Shea and </w:t>
      </w:r>
      <w:proofErr w:type="spellStart"/>
      <w:r w:rsidR="00EE0FF5" w:rsidRPr="007721D9">
        <w:rPr>
          <w:rFonts w:cs="Arial"/>
          <w:bCs/>
          <w:szCs w:val="20"/>
        </w:rPr>
        <w:t>Bidjerano</w:t>
      </w:r>
      <w:proofErr w:type="spellEnd"/>
      <w:r w:rsidR="00EE0FF5" w:rsidRPr="007721D9">
        <w:rPr>
          <w:rFonts w:cs="Arial"/>
          <w:bCs/>
          <w:szCs w:val="20"/>
        </w:rPr>
        <w:t xml:space="preserve"> (2009) presented a Structural Equation Modeling using the 34-item CoI instrument and showing their data aligned to the </w:t>
      </w:r>
      <w:r w:rsidR="009110B0" w:rsidRPr="007721D9">
        <w:rPr>
          <w:rFonts w:cs="Arial"/>
          <w:bCs/>
          <w:szCs w:val="20"/>
        </w:rPr>
        <w:t>three-subscale</w:t>
      </w:r>
      <w:r w:rsidR="00EE0FF5" w:rsidRPr="007721D9">
        <w:rPr>
          <w:rFonts w:cs="Arial"/>
          <w:bCs/>
          <w:szCs w:val="20"/>
        </w:rPr>
        <w:t xml:space="preserve"> model as shown in </w:t>
      </w:r>
      <w:r w:rsidR="00EE0FF5" w:rsidRPr="007721D9">
        <w:rPr>
          <w:rFonts w:cs="Arial"/>
          <w:bCs/>
          <w:szCs w:val="20"/>
        </w:rPr>
        <w:fldChar w:fldCharType="begin"/>
      </w:r>
      <w:r w:rsidR="00EE0FF5" w:rsidRPr="007721D9">
        <w:rPr>
          <w:rFonts w:cs="Arial"/>
          <w:bCs/>
          <w:szCs w:val="20"/>
        </w:rPr>
        <w:instrText xml:space="preserve"> REF _Ref162871329 \h </w:instrText>
      </w:r>
      <w:r w:rsidR="007721D9" w:rsidRPr="007721D9">
        <w:rPr>
          <w:rFonts w:cs="Arial"/>
          <w:bCs/>
          <w:szCs w:val="20"/>
        </w:rPr>
        <w:instrText xml:space="preserve"> \* MERGEFORMAT </w:instrText>
      </w:r>
      <w:r w:rsidR="00EE0FF5" w:rsidRPr="007721D9">
        <w:rPr>
          <w:rFonts w:cs="Arial"/>
          <w:bCs/>
          <w:szCs w:val="20"/>
        </w:rPr>
      </w:r>
      <w:r w:rsidR="00EE0FF5" w:rsidRPr="007721D9">
        <w:rPr>
          <w:rFonts w:cs="Arial"/>
          <w:bCs/>
          <w:szCs w:val="20"/>
        </w:rPr>
        <w:fldChar w:fldCharType="separate"/>
      </w:r>
      <w:r w:rsidR="006B09CA" w:rsidRPr="007721D9">
        <w:rPr>
          <w:rFonts w:cs="Arial"/>
          <w:szCs w:val="20"/>
        </w:rPr>
        <w:t xml:space="preserve">Figure </w:t>
      </w:r>
      <w:r w:rsidR="006B09CA" w:rsidRPr="007721D9">
        <w:rPr>
          <w:rFonts w:cs="Arial"/>
          <w:noProof/>
          <w:szCs w:val="20"/>
        </w:rPr>
        <w:t>2</w:t>
      </w:r>
      <w:r w:rsidR="00EE0FF5" w:rsidRPr="007721D9">
        <w:rPr>
          <w:rFonts w:cs="Arial"/>
          <w:bCs/>
          <w:szCs w:val="20"/>
        </w:rPr>
        <w:fldChar w:fldCharType="end"/>
      </w:r>
      <w:r w:rsidR="00EE0FF5" w:rsidRPr="007721D9">
        <w:rPr>
          <w:rFonts w:cs="Arial"/>
          <w:bCs/>
          <w:szCs w:val="20"/>
        </w:rPr>
        <w:t>.</w:t>
      </w:r>
    </w:p>
    <w:p w14:paraId="7A8B6391" w14:textId="0A0BFD32" w:rsidR="0073764E" w:rsidRDefault="0073764E" w:rsidP="00EE0FF5">
      <w:pPr>
        <w:rPr>
          <w:rFonts w:cs="Arial"/>
          <w:bCs/>
          <w:szCs w:val="20"/>
        </w:rPr>
      </w:pPr>
    </w:p>
    <w:p w14:paraId="08FD2AAE" w14:textId="44333FA0" w:rsidR="0073764E" w:rsidRDefault="0073764E" w:rsidP="00EE0FF5">
      <w:pPr>
        <w:rPr>
          <w:rFonts w:cs="Arial"/>
          <w:bCs/>
          <w:szCs w:val="20"/>
        </w:rPr>
      </w:pPr>
      <w:r>
        <w:rPr>
          <w:rFonts w:cs="Arial"/>
          <w:bCs/>
          <w:szCs w:val="20"/>
        </w:rPr>
        <w:t>[Insert Figure 2 here]</w:t>
      </w:r>
    </w:p>
    <w:p w14:paraId="71B2F739" w14:textId="228CC6DC" w:rsidR="00EE0FF5" w:rsidRDefault="004664B6" w:rsidP="00EE0FF5">
      <w:pPr>
        <w:keepNext/>
      </w:pPr>
      <w:r>
        <w:rPr>
          <w:rFonts w:cs="Arial"/>
          <w:bCs/>
          <w:noProof/>
          <w:szCs w:val="20"/>
        </w:rPr>
        <mc:AlternateContent>
          <mc:Choice Requires="wpi">
            <w:drawing>
              <wp:anchor distT="0" distB="0" distL="114300" distR="114300" simplePos="0" relativeHeight="251667456" behindDoc="0" locked="0" layoutInCell="1" allowOverlap="1" wp14:anchorId="27FAAA02" wp14:editId="69A3070A">
                <wp:simplePos x="0" y="0"/>
                <wp:positionH relativeFrom="column">
                  <wp:posOffset>7276188</wp:posOffset>
                </wp:positionH>
                <wp:positionV relativeFrom="paragraph">
                  <wp:posOffset>1082064</wp:posOffset>
                </wp:positionV>
                <wp:extent cx="360" cy="360"/>
                <wp:effectExtent l="88900" t="139700" r="88900" b="139700"/>
                <wp:wrapNone/>
                <wp:docPr id="489264072"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7CE9DD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568.7pt;margin-top:76.7pt;width:8.55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">
                <v:imagedata r:id="rId10" o:title=""/>
              </v:shape>
            </w:pict>
          </mc:Fallback>
        </mc:AlternateContent>
      </w:r>
    </w:p>
    <w:p w14:paraId="5254B41A" w14:textId="256832E4" w:rsidR="00874265" w:rsidRDefault="007951BC" w:rsidP="00CF20A8">
      <w:pPr>
        <w:ind w:firstLine="720"/>
        <w:rPr>
          <w:rFonts w:cs="Arial"/>
          <w:bCs/>
          <w:szCs w:val="20"/>
        </w:rPr>
      </w:pPr>
      <w:r>
        <w:rPr>
          <w:rFonts w:cs="Arial"/>
          <w:bCs/>
          <w:szCs w:val="20"/>
        </w:rPr>
        <w:t xml:space="preserve">The </w:t>
      </w:r>
      <w:r w:rsidR="00EE0FF5">
        <w:rPr>
          <w:rFonts w:cs="Arial"/>
          <w:bCs/>
          <w:szCs w:val="20"/>
        </w:rPr>
        <w:t>second</w:t>
      </w:r>
      <w:r>
        <w:rPr>
          <w:rFonts w:cs="Arial"/>
          <w:bCs/>
          <w:szCs w:val="20"/>
        </w:rPr>
        <w:t xml:space="preserve"> survey was the NASA Task Load Index instrument</w:t>
      </w:r>
      <w:r w:rsidR="00C308E1">
        <w:rPr>
          <w:rFonts w:cs="Arial"/>
          <w:bCs/>
          <w:szCs w:val="20"/>
        </w:rPr>
        <w:t xml:space="preserve"> </w:t>
      </w:r>
      <w:r w:rsidR="00176D9A">
        <w:rPr>
          <w:rFonts w:cs="Arial"/>
          <w:bCs/>
          <w:szCs w:val="20"/>
        </w:rPr>
        <w:fldChar w:fldCharType="begin"/>
      </w:r>
      <w:r w:rsidR="007063CF">
        <w:rPr>
          <w:rFonts w:cs="Arial"/>
          <w:bCs/>
          <w:szCs w:val="20"/>
        </w:rPr>
        <w:instrText xml:space="preserve"> ADDIN ZOTERO_ITEM CSL_CITATION {"citationID":"TFdQcXsi","properties":{"formattedCitation":"(Faulconer, Bolch, et al., 2022)","plainCitation":"(Faulconer, Bolch, et al., 2022)","noteIndex":0},"citationItems":[{"id":1698,"uris":["http://zotero.org/users/8793764/items/E42V8AHT"],"itemData":{"id":1698,"type":"article-journal","abstract":"Purpose As online course enrollments increase, it is important to understand how common course features influence students' behaviors and performance. Asynchronous online courses often include a discussion forum to promote community through interaction between students and instructors. Students interact both socially and cognitively; instructors' engagement often demonstrates social or teaching presence. Students' engagement in the discussions introduces both intrinsic and extraneous cognitive load. The purpose of this study is to validate an instrument for measuring cognitive load in asynchronous online discussions. Design/methodology/approach This study presents the validation of the NASA-TLX instrument for measuring cognitive load in asynchronous online discussions in an introductory physics course. Findings The instrument demonstrated reliability for a model with four subscales for all five discrete tasks. This study is foundational for future work that aims at testing the efficacy of interventions, and reducing extraneous cognitive load in asynchronous online discussions. Research limitations/implications Nonresponse error due to the unincentivized, voluntary nature of the survey introduces a sample-related limitation. Practical implications This study provides a strong foundation for future research focused on testing the effects of interventions aimed at reducing extraneous cognitive load in asynchronous online discussions. Originality/value This is a novel application of the NASA-TLX instrument for measuring cognitive load in asynchronous online discussions.","container-title":"Journal of Research in Innovative Teaching &amp; Learning","DOI":"10.1108/JRIT-02-2022-0010","ISSN":"2397-7604","issue":"2","note":"publisher: Emerald Publishing Limited","page":"268-280","source":"Emerald Insight","title":"Cognitive load in asynchronous discussions of an online undergraduate STEM course","volume":"16","author":[{"family":"Faulconer","given":"Emily"},{"family":"Bolch","given":"Charlotte"},{"family":"Wood","given":"Beverly"}],"issued":{"date-parts":[["2022",1,1]]}}}],"schema":"https://github.com/citation-style-language/schema/raw/master/csl-citation.json"} </w:instrText>
      </w:r>
      <w:r w:rsidR="00176D9A">
        <w:rPr>
          <w:rFonts w:cs="Arial"/>
          <w:bCs/>
          <w:szCs w:val="20"/>
        </w:rPr>
        <w:fldChar w:fldCharType="separate"/>
      </w:r>
      <w:r w:rsidR="007063CF" w:rsidRPr="007063CF">
        <w:rPr>
          <w:rFonts w:cs="Arial"/>
        </w:rPr>
        <w:t>(Faulconer, Bolch, et al., 2022)</w:t>
      </w:r>
      <w:r w:rsidR="00176D9A">
        <w:rPr>
          <w:rFonts w:cs="Arial"/>
          <w:bCs/>
          <w:szCs w:val="20"/>
        </w:rPr>
        <w:fldChar w:fldCharType="end"/>
      </w:r>
      <w:r>
        <w:rPr>
          <w:rFonts w:cs="Arial"/>
          <w:bCs/>
          <w:szCs w:val="20"/>
        </w:rPr>
        <w:t xml:space="preserve">. The validated model </w:t>
      </w:r>
      <w:r w:rsidR="00496470">
        <w:rPr>
          <w:rFonts w:cs="Arial"/>
          <w:bCs/>
          <w:szCs w:val="20"/>
        </w:rPr>
        <w:t xml:space="preserve">for this instrument </w:t>
      </w:r>
      <w:r>
        <w:rPr>
          <w:rFonts w:cs="Arial"/>
          <w:bCs/>
          <w:szCs w:val="20"/>
        </w:rPr>
        <w:t xml:space="preserve">used five discrete tasks associated with engaging in asynchronous online discussions: understanding expectations, crafting an initial post, reading posts from instructors and peers, creating </w:t>
      </w:r>
      <w:proofErr w:type="gramStart"/>
      <w:r>
        <w:rPr>
          <w:rFonts w:cs="Arial"/>
          <w:bCs/>
          <w:szCs w:val="20"/>
        </w:rPr>
        <w:t>reply</w:t>
      </w:r>
      <w:proofErr w:type="gramEnd"/>
      <w:r>
        <w:rPr>
          <w:rFonts w:cs="Arial"/>
          <w:bCs/>
          <w:szCs w:val="20"/>
        </w:rPr>
        <w:t xml:space="preserve"> posts, and integrating instructor feedback. For each task, respondents were queried on</w:t>
      </w:r>
      <w:r w:rsidR="00742554">
        <w:rPr>
          <w:rFonts w:cs="Arial"/>
          <w:bCs/>
          <w:szCs w:val="20"/>
        </w:rPr>
        <w:t xml:space="preserve"> cognitive</w:t>
      </w:r>
      <w:r>
        <w:rPr>
          <w:rFonts w:cs="Arial"/>
          <w:bCs/>
          <w:szCs w:val="20"/>
        </w:rPr>
        <w:t xml:space="preserve"> load related to mental activity, time pressure, effort, and frustration. </w:t>
      </w:r>
      <w:r w:rsidR="0069541F">
        <w:rPr>
          <w:rFonts w:cs="Arial"/>
          <w:bCs/>
          <w:szCs w:val="20"/>
        </w:rPr>
        <w:t xml:space="preserve">As </w:t>
      </w:r>
      <w:r w:rsidR="0069541F" w:rsidRPr="00862AE2">
        <w:rPr>
          <w:rFonts w:cs="Arial"/>
          <w:bCs/>
          <w:szCs w:val="20"/>
        </w:rPr>
        <w:t xml:space="preserve">illustrated in </w:t>
      </w:r>
      <w:r w:rsidR="00862AE2" w:rsidRPr="00862AE2">
        <w:rPr>
          <w:rFonts w:cs="Arial"/>
          <w:bCs/>
          <w:szCs w:val="20"/>
        </w:rPr>
        <w:fldChar w:fldCharType="begin"/>
      </w:r>
      <w:r w:rsidR="00862AE2" w:rsidRPr="00862AE2">
        <w:rPr>
          <w:rFonts w:cs="Arial"/>
          <w:bCs/>
          <w:szCs w:val="20"/>
        </w:rPr>
        <w:instrText xml:space="preserve"> REF _Ref162870868 \h  \* MERGEFORMAT </w:instrText>
      </w:r>
      <w:r w:rsidR="00862AE2" w:rsidRPr="00862AE2">
        <w:rPr>
          <w:rFonts w:cs="Arial"/>
          <w:bCs/>
          <w:szCs w:val="20"/>
        </w:rPr>
      </w:r>
      <w:r w:rsidR="00862AE2" w:rsidRPr="00862AE2">
        <w:rPr>
          <w:rFonts w:cs="Arial"/>
          <w:bCs/>
          <w:szCs w:val="20"/>
        </w:rPr>
        <w:fldChar w:fldCharType="separate"/>
      </w:r>
      <w:r w:rsidR="006B09CA" w:rsidRPr="006B09CA">
        <w:rPr>
          <w:rFonts w:cs="Arial"/>
          <w:szCs w:val="20"/>
        </w:rPr>
        <w:t xml:space="preserve">Figure </w:t>
      </w:r>
      <w:r w:rsidR="006B09CA" w:rsidRPr="006B09CA">
        <w:rPr>
          <w:rFonts w:cs="Arial"/>
          <w:noProof/>
          <w:szCs w:val="20"/>
        </w:rPr>
        <w:t>3</w:t>
      </w:r>
      <w:r w:rsidR="00862AE2" w:rsidRPr="00862AE2">
        <w:rPr>
          <w:rFonts w:cs="Arial"/>
          <w:bCs/>
          <w:szCs w:val="20"/>
        </w:rPr>
        <w:fldChar w:fldCharType="end"/>
      </w:r>
      <w:r w:rsidR="00862AE2" w:rsidRPr="00862AE2">
        <w:rPr>
          <w:rFonts w:cs="Arial"/>
          <w:bCs/>
          <w:szCs w:val="20"/>
        </w:rPr>
        <w:t xml:space="preserve">, </w:t>
      </w:r>
      <w:r w:rsidR="001973D8" w:rsidRPr="00862AE2">
        <w:rPr>
          <w:rFonts w:cs="Arial"/>
          <w:bCs/>
          <w:szCs w:val="20"/>
        </w:rPr>
        <w:t>Confirmatory Factor</w:t>
      </w:r>
      <w:r w:rsidR="001973D8">
        <w:rPr>
          <w:rFonts w:cs="Arial"/>
          <w:bCs/>
          <w:szCs w:val="20"/>
        </w:rPr>
        <w:t xml:space="preserve"> Analysis (CFA) </w:t>
      </w:r>
      <w:r w:rsidR="00F10C0E">
        <w:rPr>
          <w:rFonts w:cs="Arial"/>
          <w:bCs/>
          <w:szCs w:val="20"/>
        </w:rPr>
        <w:t xml:space="preserve">was used to verify the </w:t>
      </w:r>
      <w:r w:rsidR="00CF4B45">
        <w:rPr>
          <w:rFonts w:cs="Arial"/>
          <w:bCs/>
          <w:szCs w:val="20"/>
        </w:rPr>
        <w:t xml:space="preserve">five discrete tasks could be considered as </w:t>
      </w:r>
      <w:r w:rsidR="006B09CA">
        <w:rPr>
          <w:rFonts w:cs="Arial"/>
          <w:bCs/>
          <w:szCs w:val="20"/>
        </w:rPr>
        <w:t xml:space="preserve">causal </w:t>
      </w:r>
      <w:r w:rsidR="00004E19">
        <w:rPr>
          <w:rFonts w:cs="Arial"/>
          <w:bCs/>
          <w:szCs w:val="20"/>
        </w:rPr>
        <w:t>values</w:t>
      </w:r>
      <w:r w:rsidR="00CF4B45">
        <w:rPr>
          <w:rFonts w:cs="Arial"/>
          <w:bCs/>
          <w:szCs w:val="20"/>
        </w:rPr>
        <w:t xml:space="preserve"> </w:t>
      </w:r>
      <w:r w:rsidR="00004E19">
        <w:rPr>
          <w:rFonts w:cs="Arial"/>
          <w:bCs/>
          <w:szCs w:val="20"/>
        </w:rPr>
        <w:t>on</w:t>
      </w:r>
      <w:r w:rsidR="00CF4B45">
        <w:rPr>
          <w:rFonts w:cs="Arial"/>
          <w:bCs/>
          <w:szCs w:val="20"/>
        </w:rPr>
        <w:t xml:space="preserve"> </w:t>
      </w:r>
      <w:r w:rsidR="006B724E">
        <w:rPr>
          <w:rFonts w:cs="Arial"/>
          <w:bCs/>
          <w:szCs w:val="20"/>
        </w:rPr>
        <w:t>associated survey items</w:t>
      </w:r>
      <w:r w:rsidR="001973D8">
        <w:rPr>
          <w:rFonts w:cs="Arial"/>
          <w:bCs/>
          <w:szCs w:val="20"/>
        </w:rPr>
        <w:t xml:space="preserve"> </w:t>
      </w:r>
      <w:r w:rsidR="00FF2169">
        <w:rPr>
          <w:rFonts w:cs="Arial"/>
          <w:bCs/>
          <w:szCs w:val="20"/>
        </w:rPr>
        <w:t>about Mental Demand (</w:t>
      </w:r>
      <w:proofErr w:type="spellStart"/>
      <w:r w:rsidR="00FF2169">
        <w:rPr>
          <w:rFonts w:cs="Arial"/>
          <w:bCs/>
          <w:szCs w:val="20"/>
        </w:rPr>
        <w:t>MnA</w:t>
      </w:r>
      <w:proofErr w:type="spellEnd"/>
      <w:r w:rsidR="00FF2169">
        <w:rPr>
          <w:rFonts w:cs="Arial"/>
          <w:bCs/>
          <w:szCs w:val="20"/>
        </w:rPr>
        <w:t>), Temporal Demand</w:t>
      </w:r>
      <w:r w:rsidR="001973D8">
        <w:rPr>
          <w:rFonts w:cs="Arial"/>
          <w:bCs/>
          <w:szCs w:val="20"/>
        </w:rPr>
        <w:t xml:space="preserve"> </w:t>
      </w:r>
      <w:r w:rsidR="00FF2169">
        <w:rPr>
          <w:rFonts w:cs="Arial"/>
          <w:bCs/>
          <w:szCs w:val="20"/>
        </w:rPr>
        <w:t>(</w:t>
      </w:r>
      <w:proofErr w:type="spellStart"/>
      <w:r w:rsidR="00FF2169">
        <w:rPr>
          <w:rFonts w:cs="Arial"/>
          <w:bCs/>
          <w:szCs w:val="20"/>
        </w:rPr>
        <w:t>TmP</w:t>
      </w:r>
      <w:proofErr w:type="spellEnd"/>
      <w:r w:rsidR="00FF2169">
        <w:rPr>
          <w:rFonts w:cs="Arial"/>
          <w:bCs/>
          <w:szCs w:val="20"/>
        </w:rPr>
        <w:t>)</w:t>
      </w:r>
      <w:r w:rsidR="0073080F">
        <w:rPr>
          <w:rFonts w:cs="Arial"/>
          <w:bCs/>
          <w:szCs w:val="20"/>
        </w:rPr>
        <w:t>, Effort (Eff), and Frustration (</w:t>
      </w:r>
      <w:proofErr w:type="spellStart"/>
      <w:r w:rsidR="0073080F">
        <w:rPr>
          <w:rFonts w:cs="Arial"/>
          <w:bCs/>
          <w:szCs w:val="20"/>
        </w:rPr>
        <w:t>Frs</w:t>
      </w:r>
      <w:proofErr w:type="spellEnd"/>
      <w:r w:rsidR="0073080F">
        <w:rPr>
          <w:rFonts w:cs="Arial"/>
          <w:bCs/>
          <w:szCs w:val="20"/>
        </w:rPr>
        <w:t>)</w:t>
      </w:r>
      <w:r w:rsidR="006B724E">
        <w:rPr>
          <w:rFonts w:cs="Arial"/>
          <w:bCs/>
          <w:szCs w:val="20"/>
        </w:rPr>
        <w:t xml:space="preserve">. </w:t>
      </w:r>
    </w:p>
    <w:p w14:paraId="139E6548" w14:textId="333DEEBF" w:rsidR="0069541F" w:rsidRDefault="0069541F" w:rsidP="0069541F">
      <w:pPr>
        <w:keepNext/>
      </w:pPr>
    </w:p>
    <w:p w14:paraId="258F8FAB" w14:textId="1F49B4D1" w:rsidR="00536957" w:rsidRDefault="0073764E" w:rsidP="000D2BD5">
      <w:pPr>
        <w:rPr>
          <w:rFonts w:cs="Arial"/>
          <w:bCs/>
          <w:szCs w:val="20"/>
        </w:rPr>
      </w:pPr>
      <w:r>
        <w:rPr>
          <w:rFonts w:cs="Arial"/>
          <w:bCs/>
          <w:szCs w:val="20"/>
        </w:rPr>
        <w:t>[Insert Figure 3 here]</w:t>
      </w:r>
    </w:p>
    <w:p w14:paraId="604DB14E" w14:textId="77777777" w:rsidR="0073764E" w:rsidRDefault="0073764E" w:rsidP="000D2BD5">
      <w:pPr>
        <w:rPr>
          <w:rFonts w:cs="Arial"/>
          <w:bCs/>
          <w:szCs w:val="20"/>
        </w:rPr>
      </w:pPr>
    </w:p>
    <w:p w14:paraId="76010013" w14:textId="1CBDD352" w:rsidR="00661753" w:rsidRDefault="008F261D" w:rsidP="000D2BD5">
      <w:pPr>
        <w:rPr>
          <w:rFonts w:cs="Arial"/>
          <w:bCs/>
          <w:szCs w:val="20"/>
        </w:rPr>
      </w:pPr>
      <w:r>
        <w:rPr>
          <w:rFonts w:cs="Arial"/>
          <w:bCs/>
          <w:szCs w:val="20"/>
        </w:rPr>
        <w:t xml:space="preserve">Surveys were administered through Qualtrics. </w:t>
      </w:r>
      <w:r w:rsidR="00661753">
        <w:rPr>
          <w:rFonts w:cs="Arial"/>
          <w:bCs/>
          <w:szCs w:val="20"/>
        </w:rPr>
        <w:t xml:space="preserve">Academic performance data was collected from the LMS, including </w:t>
      </w:r>
      <w:r w:rsidR="00064264">
        <w:rPr>
          <w:rFonts w:cs="Arial"/>
          <w:bCs/>
          <w:szCs w:val="20"/>
        </w:rPr>
        <w:t xml:space="preserve">final course grade and individual performance on each of the nine discussions in a course. </w:t>
      </w:r>
    </w:p>
    <w:p w14:paraId="6EAA9098" w14:textId="77777777" w:rsidR="00AE6E0C" w:rsidRDefault="00AE6E0C" w:rsidP="000D2BD5">
      <w:pPr>
        <w:rPr>
          <w:rFonts w:cs="Arial"/>
          <w:bCs/>
          <w:szCs w:val="20"/>
        </w:rPr>
      </w:pPr>
    </w:p>
    <w:p w14:paraId="4FE635C4" w14:textId="4C2AEF31" w:rsidR="00AE6E0C" w:rsidRPr="0071663B" w:rsidRDefault="00AE6E0C" w:rsidP="00AE6E0C">
      <w:pPr>
        <w:pStyle w:val="Heading2"/>
      </w:pPr>
      <w:r>
        <w:t xml:space="preserve">2.3 </w:t>
      </w:r>
      <w:r w:rsidRPr="0071663B">
        <w:t xml:space="preserve">Data Cleaning </w:t>
      </w:r>
    </w:p>
    <w:p w14:paraId="4DA9709A" w14:textId="77777777" w:rsidR="00AE6E0C" w:rsidRDefault="00AE6E0C">
      <w:pPr>
        <w:ind w:firstLine="720"/>
        <w:rPr>
          <w:rFonts w:cs="Arial"/>
          <w:bCs/>
          <w:szCs w:val="20"/>
        </w:rPr>
        <w:pPrChange w:id="9" w:author="Chamberlain, Darryl" w:date="2025-02-05T17:18:00Z" w16du:dateUtc="2025-02-05T22:18:00Z">
          <w:pPr>
            <w:ind w:firstLine="360"/>
          </w:pPr>
        </w:pPrChange>
      </w:pPr>
      <w:r>
        <w:rPr>
          <w:rFonts w:cs="Arial"/>
          <w:bCs/>
          <w:szCs w:val="20"/>
        </w:rPr>
        <w:t>After combining all 9 solicitations of the combined survey instrument, we had 292 respondents. We then removed all students who:</w:t>
      </w:r>
    </w:p>
    <w:p w14:paraId="785199F6" w14:textId="77777777" w:rsidR="00AE6E0C" w:rsidRDefault="00AE6E0C" w:rsidP="00AE6E0C">
      <w:pPr>
        <w:pStyle w:val="ListParagraph"/>
        <w:numPr>
          <w:ilvl w:val="0"/>
          <w:numId w:val="12"/>
        </w:numPr>
        <w:spacing w:line="240" w:lineRule="auto"/>
        <w:rPr>
          <w:rFonts w:ascii="Arial" w:hAnsi="Arial" w:cs="Arial"/>
          <w:bCs/>
          <w:sz w:val="20"/>
          <w:szCs w:val="20"/>
        </w:rPr>
      </w:pPr>
      <w:r>
        <w:rPr>
          <w:rFonts w:ascii="Arial" w:hAnsi="Arial" w:cs="Arial"/>
          <w:bCs/>
          <w:sz w:val="20"/>
          <w:szCs w:val="20"/>
        </w:rPr>
        <w:t xml:space="preserve">Declined to have their data included for the </w:t>
      </w:r>
      <w:proofErr w:type="gramStart"/>
      <w:r>
        <w:rPr>
          <w:rFonts w:ascii="Arial" w:hAnsi="Arial" w:cs="Arial"/>
          <w:bCs/>
          <w:sz w:val="20"/>
          <w:szCs w:val="20"/>
        </w:rPr>
        <w:t>study;</w:t>
      </w:r>
      <w:proofErr w:type="gramEnd"/>
    </w:p>
    <w:p w14:paraId="6D8C6049" w14:textId="77777777" w:rsidR="00AE6E0C" w:rsidRPr="00E53D7E" w:rsidRDefault="00AE6E0C" w:rsidP="00AE6E0C">
      <w:pPr>
        <w:pStyle w:val="ListParagraph"/>
        <w:numPr>
          <w:ilvl w:val="0"/>
          <w:numId w:val="12"/>
        </w:numPr>
        <w:spacing w:line="240" w:lineRule="auto"/>
        <w:rPr>
          <w:rFonts w:ascii="Arial" w:hAnsi="Arial" w:cs="Arial"/>
          <w:bCs/>
          <w:sz w:val="20"/>
          <w:szCs w:val="20"/>
        </w:rPr>
      </w:pPr>
      <w:proofErr w:type="gramStart"/>
      <w:r>
        <w:rPr>
          <w:rFonts w:ascii="Arial" w:hAnsi="Arial" w:cs="Arial"/>
          <w:bCs/>
          <w:sz w:val="20"/>
          <w:szCs w:val="20"/>
        </w:rPr>
        <w:t>Did</w:t>
      </w:r>
      <w:proofErr w:type="gramEnd"/>
      <w:r>
        <w:rPr>
          <w:rFonts w:ascii="Arial" w:hAnsi="Arial" w:cs="Arial"/>
          <w:bCs/>
          <w:sz w:val="20"/>
          <w:szCs w:val="20"/>
        </w:rPr>
        <w:t xml:space="preserve"> not provide their name for anonymous linking of their survey with course </w:t>
      </w:r>
      <w:proofErr w:type="gramStart"/>
      <w:r>
        <w:rPr>
          <w:rFonts w:ascii="Arial" w:hAnsi="Arial" w:cs="Arial"/>
          <w:bCs/>
          <w:sz w:val="20"/>
          <w:szCs w:val="20"/>
        </w:rPr>
        <w:t>grades;</w:t>
      </w:r>
      <w:proofErr w:type="gramEnd"/>
    </w:p>
    <w:p w14:paraId="3D56BC58" w14:textId="77777777" w:rsidR="00AE6E0C" w:rsidRDefault="00AE6E0C" w:rsidP="00AE6E0C">
      <w:pPr>
        <w:pStyle w:val="ListParagraph"/>
        <w:numPr>
          <w:ilvl w:val="0"/>
          <w:numId w:val="12"/>
        </w:numPr>
        <w:spacing w:line="240" w:lineRule="auto"/>
        <w:rPr>
          <w:rFonts w:ascii="Arial" w:hAnsi="Arial" w:cs="Arial"/>
          <w:bCs/>
          <w:sz w:val="20"/>
          <w:szCs w:val="20"/>
        </w:rPr>
      </w:pPr>
      <w:r>
        <w:rPr>
          <w:rFonts w:ascii="Arial" w:hAnsi="Arial" w:cs="Arial"/>
          <w:bCs/>
          <w:sz w:val="20"/>
          <w:szCs w:val="20"/>
        </w:rPr>
        <w:t>Completed less than 75% of the survey questions; and</w:t>
      </w:r>
    </w:p>
    <w:p w14:paraId="43843E21" w14:textId="77777777" w:rsidR="00AE6E0C" w:rsidRDefault="00AE6E0C" w:rsidP="00AE6E0C">
      <w:pPr>
        <w:pStyle w:val="ListParagraph"/>
        <w:numPr>
          <w:ilvl w:val="0"/>
          <w:numId w:val="12"/>
        </w:numPr>
        <w:spacing w:line="240" w:lineRule="auto"/>
        <w:rPr>
          <w:rFonts w:ascii="Arial" w:hAnsi="Arial" w:cs="Arial"/>
          <w:bCs/>
          <w:sz w:val="20"/>
          <w:szCs w:val="20"/>
        </w:rPr>
      </w:pPr>
      <w:r>
        <w:rPr>
          <w:rFonts w:ascii="Arial" w:hAnsi="Arial" w:cs="Arial"/>
          <w:bCs/>
          <w:sz w:val="20"/>
          <w:szCs w:val="20"/>
        </w:rPr>
        <w:t>Completed the survey but withdrew from the course and thus we did not have course grade data available.</w:t>
      </w:r>
    </w:p>
    <w:p w14:paraId="435060BD" w14:textId="77777777" w:rsidR="00AE6E0C" w:rsidRDefault="00AE6E0C">
      <w:pPr>
        <w:ind w:firstLine="720"/>
        <w:rPr>
          <w:rFonts w:cs="Arial"/>
          <w:bCs/>
          <w:szCs w:val="20"/>
        </w:rPr>
        <w:pPrChange w:id="10" w:author="Chamberlain, Darryl" w:date="2025-02-05T17:18:00Z" w16du:dateUtc="2025-02-05T22:18:00Z">
          <w:pPr>
            <w:ind w:firstLine="360"/>
          </w:pPr>
        </w:pPrChange>
      </w:pPr>
      <w:r>
        <w:rPr>
          <w:rFonts w:cs="Arial"/>
          <w:bCs/>
          <w:szCs w:val="20"/>
        </w:rPr>
        <w:lastRenderedPageBreak/>
        <w:t xml:space="preserve">The remaining 278 participants were then linked with their course grades and then anonymized. All cleaning was performed in Python and scripts can be found in the GitHub (link not provided for blind review) associated with this project. </w:t>
      </w:r>
    </w:p>
    <w:p w14:paraId="7D9C09F3" w14:textId="77777777" w:rsidR="00AE6E0C" w:rsidRDefault="00AE6E0C" w:rsidP="00AE6E0C">
      <w:pPr>
        <w:rPr>
          <w:rFonts w:cs="Arial"/>
          <w:bCs/>
          <w:szCs w:val="20"/>
        </w:rPr>
      </w:pPr>
    </w:p>
    <w:p w14:paraId="51788FC0" w14:textId="36612331" w:rsidR="002155AA" w:rsidRDefault="00AE6E0C" w:rsidP="00A41FA9">
      <w:pPr>
        <w:ind w:firstLine="720"/>
        <w:rPr>
          <w:rFonts w:cs="Arial"/>
          <w:bCs/>
          <w:szCs w:val="20"/>
        </w:rPr>
      </w:pPr>
      <w:r>
        <w:rPr>
          <w:rFonts w:cs="Arial"/>
          <w:bCs/>
          <w:szCs w:val="20"/>
        </w:rPr>
        <w:t>Survey response columns were then renamed for descriptive clarity when visualizing the SEM models. Columns associated to the Community of Inquiry instrument were formatted as “</w:t>
      </w:r>
      <w:proofErr w:type="spellStart"/>
      <w:r w:rsidRPr="004B2820">
        <w:rPr>
          <w:rFonts w:cs="Arial"/>
          <w:bCs/>
          <w:i/>
          <w:iCs/>
          <w:szCs w:val="20"/>
        </w:rPr>
        <w:t>X</w:t>
      </w:r>
      <w:r>
        <w:rPr>
          <w:rFonts w:cs="Arial"/>
          <w:bCs/>
          <w:szCs w:val="20"/>
        </w:rPr>
        <w:t>P_n</w:t>
      </w:r>
      <w:proofErr w:type="spellEnd"/>
      <w:r>
        <w:rPr>
          <w:rFonts w:cs="Arial"/>
          <w:bCs/>
          <w:szCs w:val="20"/>
        </w:rPr>
        <w:t xml:space="preserve">”, where </w:t>
      </w:r>
      <w:r>
        <w:rPr>
          <w:rFonts w:cs="Arial"/>
          <w:bCs/>
          <w:i/>
          <w:iCs/>
          <w:szCs w:val="20"/>
        </w:rPr>
        <w:t xml:space="preserve">X </w:t>
      </w:r>
      <w:r>
        <w:rPr>
          <w:rFonts w:cs="Arial"/>
          <w:bCs/>
          <w:szCs w:val="20"/>
        </w:rPr>
        <w:t>was either C (cognitive), S (social), or T (teaching) and the n represented the n</w:t>
      </w:r>
      <w:r>
        <w:rPr>
          <w:rFonts w:cs="Arial"/>
          <w:bCs/>
          <w:szCs w:val="20"/>
          <w:vertAlign w:val="superscript"/>
        </w:rPr>
        <w:t>th</w:t>
      </w:r>
      <w:r>
        <w:rPr>
          <w:rFonts w:cs="Arial"/>
          <w:bCs/>
          <w:szCs w:val="20"/>
        </w:rPr>
        <w:t xml:space="preserve"> question of that presence type. For example, questions 14-22 in the Community of Inquiry instrument are theoretically caused by Social Presence and thus were written as SP_1 – SP_9.</w:t>
      </w:r>
      <w:r w:rsidR="00B03B41">
        <w:rPr>
          <w:rFonts w:cs="Arial"/>
          <w:bCs/>
          <w:szCs w:val="20"/>
        </w:rPr>
        <w:t xml:space="preserve"> </w:t>
      </w:r>
      <w:r w:rsidR="00225936">
        <w:rPr>
          <w:rFonts w:cs="Arial"/>
          <w:bCs/>
          <w:szCs w:val="20"/>
        </w:rPr>
        <w:t xml:space="preserve">For the Cognitive Load instrument, </w:t>
      </w:r>
      <w:r w:rsidR="008C37E2">
        <w:rPr>
          <w:rFonts w:cs="Arial"/>
          <w:bCs/>
          <w:szCs w:val="20"/>
        </w:rPr>
        <w:t>abbreviations were formatted as “</w:t>
      </w:r>
      <w:proofErr w:type="spellStart"/>
      <w:r w:rsidR="008C37E2">
        <w:rPr>
          <w:rFonts w:cs="Arial"/>
          <w:bCs/>
          <w:szCs w:val="20"/>
        </w:rPr>
        <w:t>CL_XXX_n</w:t>
      </w:r>
      <w:proofErr w:type="spellEnd"/>
      <w:r w:rsidR="008C37E2">
        <w:rPr>
          <w:rFonts w:cs="Arial"/>
          <w:bCs/>
          <w:szCs w:val="20"/>
        </w:rPr>
        <w:t xml:space="preserve">”, where </w:t>
      </w:r>
      <w:r w:rsidR="00250255">
        <w:rPr>
          <w:rFonts w:cs="Arial"/>
          <w:bCs/>
          <w:szCs w:val="20"/>
        </w:rPr>
        <w:t xml:space="preserve">XXX was the cognitive load subscale </w:t>
      </w:r>
      <w:r w:rsidR="002155AA">
        <w:rPr>
          <w:rFonts w:cs="Arial"/>
          <w:bCs/>
          <w:szCs w:val="20"/>
        </w:rPr>
        <w:t>abbreviated as:</w:t>
      </w:r>
      <w:r w:rsidR="00A41FA9">
        <w:rPr>
          <w:rFonts w:cs="Arial"/>
          <w:bCs/>
          <w:szCs w:val="20"/>
        </w:rPr>
        <w:t xml:space="preserve"> </w:t>
      </w:r>
      <w:r w:rsidR="002155AA" w:rsidRPr="00A41FA9">
        <w:rPr>
          <w:rFonts w:cs="Arial"/>
          <w:bCs/>
          <w:szCs w:val="20"/>
        </w:rPr>
        <w:t>UE – Understanding Expectations</w:t>
      </w:r>
      <w:r w:rsidR="00A41FA9">
        <w:rPr>
          <w:rFonts w:cs="Arial"/>
          <w:bCs/>
          <w:szCs w:val="20"/>
        </w:rPr>
        <w:t xml:space="preserve">, </w:t>
      </w:r>
      <w:r w:rsidR="002155AA">
        <w:rPr>
          <w:rFonts w:cs="Arial"/>
          <w:bCs/>
          <w:szCs w:val="20"/>
        </w:rPr>
        <w:t>IP – Initial Post</w:t>
      </w:r>
      <w:r w:rsidR="00A41FA9">
        <w:rPr>
          <w:rFonts w:cs="Arial"/>
          <w:bCs/>
          <w:szCs w:val="20"/>
        </w:rPr>
        <w:t xml:space="preserve">, </w:t>
      </w:r>
      <w:r w:rsidR="002155AA">
        <w:rPr>
          <w:rFonts w:cs="Arial"/>
          <w:bCs/>
          <w:szCs w:val="20"/>
        </w:rPr>
        <w:t xml:space="preserve">RP </w:t>
      </w:r>
      <w:r w:rsidR="00586265">
        <w:rPr>
          <w:rFonts w:cs="Arial"/>
          <w:bCs/>
          <w:szCs w:val="20"/>
        </w:rPr>
        <w:t>–</w:t>
      </w:r>
      <w:r w:rsidR="002155AA">
        <w:rPr>
          <w:rFonts w:cs="Arial"/>
          <w:bCs/>
          <w:szCs w:val="20"/>
        </w:rPr>
        <w:t xml:space="preserve"> R</w:t>
      </w:r>
      <w:r w:rsidR="00586265">
        <w:rPr>
          <w:rFonts w:cs="Arial"/>
          <w:bCs/>
          <w:szCs w:val="20"/>
        </w:rPr>
        <w:t>eading Posts</w:t>
      </w:r>
      <w:r w:rsidR="00A41FA9">
        <w:rPr>
          <w:rFonts w:cs="Arial"/>
          <w:bCs/>
          <w:szCs w:val="20"/>
        </w:rPr>
        <w:t xml:space="preserve">, </w:t>
      </w:r>
      <w:proofErr w:type="spellStart"/>
      <w:r w:rsidR="00586265">
        <w:rPr>
          <w:rFonts w:cs="Arial"/>
          <w:bCs/>
          <w:szCs w:val="20"/>
        </w:rPr>
        <w:t>RtP</w:t>
      </w:r>
      <w:proofErr w:type="spellEnd"/>
      <w:r w:rsidR="00586265">
        <w:rPr>
          <w:rFonts w:cs="Arial"/>
          <w:bCs/>
          <w:szCs w:val="20"/>
        </w:rPr>
        <w:t xml:space="preserve"> – Replying to Posts</w:t>
      </w:r>
      <w:r w:rsidR="00A41FA9">
        <w:rPr>
          <w:rFonts w:cs="Arial"/>
          <w:bCs/>
          <w:szCs w:val="20"/>
        </w:rPr>
        <w:t xml:space="preserve">, and </w:t>
      </w:r>
      <w:r w:rsidR="00586265">
        <w:rPr>
          <w:rFonts w:cs="Arial"/>
          <w:bCs/>
          <w:szCs w:val="20"/>
        </w:rPr>
        <w:t>IF – Integrating Feedback</w:t>
      </w:r>
      <w:r w:rsidR="00AA5FF8">
        <w:rPr>
          <w:rFonts w:cs="Arial"/>
          <w:bCs/>
          <w:szCs w:val="20"/>
        </w:rPr>
        <w:t xml:space="preserve">, while the “n” represented a specific mental efforts: 1 – Mental </w:t>
      </w:r>
      <w:r w:rsidR="00D21EC2">
        <w:rPr>
          <w:rFonts w:cs="Arial"/>
          <w:bCs/>
          <w:szCs w:val="20"/>
        </w:rPr>
        <w:t xml:space="preserve">Demand, 2 – Temporal Demand, 3 – Effort, 4 – Frustration. </w:t>
      </w:r>
      <w:r w:rsidR="002E2320">
        <w:rPr>
          <w:rFonts w:cs="Arial"/>
          <w:bCs/>
          <w:szCs w:val="20"/>
        </w:rPr>
        <w:t xml:space="preserve">A full table for all abbreviations can be found in the Appendix. </w:t>
      </w:r>
    </w:p>
    <w:p w14:paraId="19034665" w14:textId="4EB6B058" w:rsidR="00C7799E" w:rsidRDefault="00AE6E0C" w:rsidP="000D2BD5">
      <w:pPr>
        <w:rPr>
          <w:rFonts w:cs="Arial"/>
          <w:bCs/>
          <w:szCs w:val="20"/>
        </w:rPr>
      </w:pPr>
      <w:r>
        <w:rPr>
          <w:rFonts w:cs="Arial"/>
          <w:bCs/>
          <w:szCs w:val="20"/>
        </w:rPr>
        <w:t xml:space="preserve"> </w:t>
      </w:r>
    </w:p>
    <w:p w14:paraId="1C40A9C0" w14:textId="3544D067" w:rsidR="00912C30" w:rsidRDefault="00912C30" w:rsidP="008118DC">
      <w:pPr>
        <w:pStyle w:val="Heading1"/>
      </w:pPr>
      <w:r>
        <w:t>Data Analysis</w:t>
      </w:r>
    </w:p>
    <w:p w14:paraId="081627BA" w14:textId="05CFD886" w:rsidR="00AE3A76" w:rsidRPr="00AE6E0C" w:rsidRDefault="008118DC" w:rsidP="00AE6E0C">
      <w:pPr>
        <w:pStyle w:val="Heading2"/>
      </w:pPr>
      <w:r w:rsidRPr="00AE6E0C">
        <w:t xml:space="preserve">3.1 </w:t>
      </w:r>
      <w:r w:rsidR="00AE3A76" w:rsidRPr="00AE6E0C">
        <w:t>Structural Equation Modeling</w:t>
      </w:r>
    </w:p>
    <w:p w14:paraId="26A2C658" w14:textId="7E60AE70" w:rsidR="00912C30" w:rsidRDefault="00285CE0" w:rsidP="00CF20A8">
      <w:pPr>
        <w:ind w:firstLine="720"/>
        <w:rPr>
          <w:rFonts w:cs="Arial"/>
          <w:bCs/>
          <w:szCs w:val="20"/>
        </w:rPr>
      </w:pPr>
      <w:r>
        <w:rPr>
          <w:rFonts w:cs="Arial"/>
          <w:bCs/>
          <w:szCs w:val="20"/>
        </w:rPr>
        <w:t>T</w:t>
      </w:r>
      <w:r w:rsidR="00F63B5D">
        <w:rPr>
          <w:rFonts w:cs="Arial"/>
          <w:bCs/>
          <w:szCs w:val="20"/>
        </w:rPr>
        <w:t>he researchers used Structural Equation Modeling to further validate the structures of the individual instruments (Community of Inquiry</w:t>
      </w:r>
      <w:r w:rsidR="00C7799E">
        <w:rPr>
          <w:rFonts w:cs="Arial"/>
          <w:bCs/>
          <w:szCs w:val="20"/>
        </w:rPr>
        <w:t xml:space="preserve"> instrument and the NASA-TLX</w:t>
      </w:r>
      <w:r w:rsidR="00F63B5D">
        <w:rPr>
          <w:rFonts w:cs="Arial"/>
          <w:bCs/>
          <w:szCs w:val="20"/>
        </w:rPr>
        <w:t xml:space="preserve">). </w:t>
      </w:r>
      <w:r w:rsidR="00C762B8">
        <w:rPr>
          <w:rFonts w:cs="Arial"/>
          <w:bCs/>
          <w:szCs w:val="20"/>
        </w:rPr>
        <w:t xml:space="preserve">This was performed using the </w:t>
      </w:r>
      <w:proofErr w:type="spellStart"/>
      <w:r w:rsidR="00C762B8">
        <w:rPr>
          <w:rFonts w:cs="Arial"/>
          <w:bCs/>
          <w:szCs w:val="20"/>
        </w:rPr>
        <w:t>semopy</w:t>
      </w:r>
      <w:proofErr w:type="spellEnd"/>
      <w:r w:rsidR="00C762B8">
        <w:rPr>
          <w:rFonts w:cs="Arial"/>
          <w:bCs/>
          <w:szCs w:val="20"/>
        </w:rPr>
        <w:t xml:space="preserve"> (</w:t>
      </w:r>
      <w:r w:rsidR="005860D6">
        <w:rPr>
          <w:rFonts w:cs="Arial"/>
          <w:b/>
          <w:szCs w:val="20"/>
        </w:rPr>
        <w:t>S</w:t>
      </w:r>
      <w:r w:rsidR="00C762B8">
        <w:rPr>
          <w:rFonts w:cs="Arial"/>
          <w:bCs/>
          <w:szCs w:val="20"/>
        </w:rPr>
        <w:t xml:space="preserve">tructural </w:t>
      </w:r>
      <w:r w:rsidR="005860D6">
        <w:rPr>
          <w:rFonts w:cs="Arial"/>
          <w:b/>
          <w:szCs w:val="20"/>
        </w:rPr>
        <w:t>E</w:t>
      </w:r>
      <w:r w:rsidR="00C762B8">
        <w:rPr>
          <w:rFonts w:cs="Arial"/>
          <w:bCs/>
          <w:szCs w:val="20"/>
        </w:rPr>
        <w:t xml:space="preserve">quation </w:t>
      </w:r>
      <w:r w:rsidR="005860D6">
        <w:rPr>
          <w:rFonts w:cs="Arial"/>
          <w:b/>
          <w:szCs w:val="20"/>
        </w:rPr>
        <w:t>M</w:t>
      </w:r>
      <w:r w:rsidR="00C762B8">
        <w:rPr>
          <w:rFonts w:cs="Arial"/>
          <w:bCs/>
          <w:szCs w:val="20"/>
        </w:rPr>
        <w:t xml:space="preserve">odeling </w:t>
      </w:r>
      <w:r w:rsidR="005860D6">
        <w:rPr>
          <w:rFonts w:cs="Arial"/>
          <w:b/>
          <w:szCs w:val="20"/>
        </w:rPr>
        <w:t>O</w:t>
      </w:r>
      <w:r w:rsidR="00C762B8">
        <w:rPr>
          <w:rFonts w:cs="Arial"/>
          <w:bCs/>
          <w:szCs w:val="20"/>
        </w:rPr>
        <w:t xml:space="preserve">ptimization </w:t>
      </w:r>
      <w:r w:rsidR="005860D6">
        <w:rPr>
          <w:rFonts w:cs="Arial"/>
          <w:bCs/>
          <w:szCs w:val="20"/>
        </w:rPr>
        <w:t>in</w:t>
      </w:r>
      <w:r w:rsidR="00C762B8">
        <w:rPr>
          <w:rFonts w:cs="Arial"/>
          <w:bCs/>
          <w:szCs w:val="20"/>
        </w:rPr>
        <w:t xml:space="preserve"> </w:t>
      </w:r>
      <w:proofErr w:type="spellStart"/>
      <w:r w:rsidR="005860D6">
        <w:rPr>
          <w:rFonts w:cs="Arial"/>
          <w:b/>
          <w:szCs w:val="20"/>
        </w:rPr>
        <w:t>PY</w:t>
      </w:r>
      <w:r w:rsidR="00C762B8">
        <w:rPr>
          <w:rFonts w:cs="Arial"/>
          <w:bCs/>
          <w:szCs w:val="20"/>
        </w:rPr>
        <w:t>thon</w:t>
      </w:r>
      <w:proofErr w:type="spellEnd"/>
      <w:r w:rsidR="00C762B8">
        <w:rPr>
          <w:rFonts w:cs="Arial"/>
          <w:bCs/>
          <w:szCs w:val="20"/>
        </w:rPr>
        <w:t xml:space="preserve">) </w:t>
      </w:r>
      <w:r w:rsidR="005860D6">
        <w:rPr>
          <w:rFonts w:cs="Arial"/>
          <w:bCs/>
          <w:szCs w:val="20"/>
        </w:rPr>
        <w:t>Python package</w:t>
      </w:r>
      <w:r w:rsidR="002224DD">
        <w:rPr>
          <w:rFonts w:cs="Arial"/>
          <w:bCs/>
          <w:szCs w:val="20"/>
        </w:rPr>
        <w:t xml:space="preserve"> </w:t>
      </w:r>
      <w:r w:rsidR="00490DEC">
        <w:rPr>
          <w:rFonts w:cs="Arial"/>
          <w:bCs/>
          <w:szCs w:val="20"/>
        </w:rPr>
        <w:fldChar w:fldCharType="begin"/>
      </w:r>
      <w:r w:rsidR="00490DEC">
        <w:rPr>
          <w:rFonts w:cs="Arial"/>
          <w:bCs/>
          <w:szCs w:val="20"/>
        </w:rPr>
        <w:instrText xml:space="preserve"> ADDIN ZOTERO_ITEM CSL_CITATION {"citationID":"5YkECkrU","properties":{"formattedCitation":"(Meshcheryakov et al., 2021)","plainCitation":"(Meshcheryakov et al., 2021)","noteIndex":0},"citationItems":[{"id":1700,"uris":["http://zotero.org/users/8793764/items/9QVQP4VT"],"itemData":{"id":1700,"type":"article","abstract":"Structural Equation Modeling (SEM) is an umbrella term that includes numerous multivariate statistical techniques that are employed throughout a plethora of research areas, ranging from social to natural sciences. Until recently, SEM software was either commercial or restricted to niche languages, and the lack of SEM packages compatible with more mainstream programming languages was dire. To combat that, we introduced a Python package semopy 1 that surpassed other state-of-the-art software in terms of performance and estimation accuracy. Yet, it was lacking in functionality and its usage was burdened with unnecessary boilerplate code. Here, we introduce a complete overhaul of semopy that improves upon the previous results and comes with lots of new capabilities. Furthermore, we propose a novel SEM model that combines in itself a notion of random effects from linear mixed models (LMMs) to model numerous phenomena, such as spatial data, time series or population stratification in genetics.","DOI":"10.48550/arXiv.2106.01140","note":"arXiv:2106.01140 [cs, stat]","number":"arXiv:2106.01140","publisher":"arXiv","source":"arXiv.org","title":"semopy 2: A Structural Equation Modeling Package with Random Effects in Python","title-short":"semopy 2","URL":"http://arxiv.org/abs/2106.01140","author":[{"family":"Meshcheryakov","given":"Georgy"},{"family":"Igolkina","given":"Anna A."},{"family":"Samsonova","given":"Maria G."}],"accessed":{"date-parts":[["2024",4,17]]},"issued":{"date-parts":[["2021",6,9]]}}}],"schema":"https://github.com/citation-style-language/schema/raw/master/csl-citation.json"} </w:instrText>
      </w:r>
      <w:r w:rsidR="00490DEC">
        <w:rPr>
          <w:rFonts w:cs="Arial"/>
          <w:bCs/>
          <w:szCs w:val="20"/>
        </w:rPr>
        <w:fldChar w:fldCharType="separate"/>
      </w:r>
      <w:r w:rsidR="00490DEC" w:rsidRPr="00490DEC">
        <w:rPr>
          <w:rFonts w:cs="Arial"/>
        </w:rPr>
        <w:t>(Meshcheryakov et al., 2021)</w:t>
      </w:r>
      <w:r w:rsidR="00490DEC">
        <w:rPr>
          <w:rFonts w:cs="Arial"/>
          <w:bCs/>
          <w:szCs w:val="20"/>
        </w:rPr>
        <w:fldChar w:fldCharType="end"/>
      </w:r>
      <w:r w:rsidR="005860D6">
        <w:rPr>
          <w:rFonts w:cs="Arial"/>
          <w:bCs/>
          <w:szCs w:val="20"/>
        </w:rPr>
        <w:t xml:space="preserve">. </w:t>
      </w:r>
      <w:r w:rsidR="004E687E">
        <w:rPr>
          <w:rFonts w:cs="Arial"/>
          <w:bCs/>
          <w:szCs w:val="20"/>
        </w:rPr>
        <w:t xml:space="preserve">Consider </w:t>
      </w:r>
      <w:r w:rsidR="004E687E">
        <w:rPr>
          <w:rFonts w:cs="Arial"/>
          <w:bCs/>
          <w:szCs w:val="20"/>
        </w:rPr>
        <w:fldChar w:fldCharType="begin"/>
      </w:r>
      <w:r w:rsidR="004E687E">
        <w:rPr>
          <w:rFonts w:cs="Arial"/>
          <w:bCs/>
          <w:szCs w:val="20"/>
        </w:rPr>
        <w:instrText xml:space="preserve"> REF _Ref162871329 \h </w:instrText>
      </w:r>
      <w:r w:rsidR="004E687E">
        <w:rPr>
          <w:rFonts w:cs="Arial"/>
          <w:bCs/>
          <w:szCs w:val="20"/>
        </w:rPr>
      </w:r>
      <w:r w:rsidR="004E687E">
        <w:rPr>
          <w:rFonts w:cs="Arial"/>
          <w:bCs/>
          <w:szCs w:val="20"/>
        </w:rPr>
        <w:fldChar w:fldCharType="separate"/>
      </w:r>
      <w:r w:rsidR="00E7148E">
        <w:t xml:space="preserve">Figure </w:t>
      </w:r>
      <w:r w:rsidR="00E7148E">
        <w:rPr>
          <w:noProof/>
        </w:rPr>
        <w:t>2</w:t>
      </w:r>
      <w:r w:rsidR="004E687E">
        <w:rPr>
          <w:rFonts w:cs="Arial"/>
          <w:bCs/>
          <w:szCs w:val="20"/>
        </w:rPr>
        <w:fldChar w:fldCharType="end"/>
      </w:r>
      <w:r w:rsidR="004E687E">
        <w:rPr>
          <w:rFonts w:cs="Arial"/>
          <w:bCs/>
          <w:szCs w:val="20"/>
        </w:rPr>
        <w:t xml:space="preserve"> again. The </w:t>
      </w:r>
      <w:r w:rsidR="001E7F6B">
        <w:rPr>
          <w:rFonts w:cs="Arial"/>
          <w:bCs/>
          <w:szCs w:val="20"/>
        </w:rPr>
        <w:t xml:space="preserve">rectangular boxes are </w:t>
      </w:r>
      <w:r w:rsidR="001E7F6B" w:rsidRPr="00A95579">
        <w:rPr>
          <w:rFonts w:cs="Arial"/>
          <w:bCs/>
          <w:i/>
          <w:iCs/>
          <w:szCs w:val="20"/>
        </w:rPr>
        <w:t>measurable values</w:t>
      </w:r>
      <w:r w:rsidR="00104F5F">
        <w:rPr>
          <w:rFonts w:cs="Arial"/>
          <w:bCs/>
          <w:szCs w:val="20"/>
        </w:rPr>
        <w:t xml:space="preserve"> related to either the survey itself (questions 1-34) or measurable aspects about each participant (gender, age, academic level). </w:t>
      </w:r>
      <w:r w:rsidR="002E21AE">
        <w:rPr>
          <w:rFonts w:cs="Arial"/>
          <w:bCs/>
          <w:szCs w:val="20"/>
        </w:rPr>
        <w:t>These measurable values</w:t>
      </w:r>
      <w:r w:rsidR="00950DF0">
        <w:rPr>
          <w:rFonts w:cs="Arial"/>
          <w:bCs/>
          <w:szCs w:val="20"/>
        </w:rPr>
        <w:t xml:space="preserve"> are assumed to be </w:t>
      </w:r>
      <w:r w:rsidR="000A6794">
        <w:rPr>
          <w:rFonts w:cs="Arial"/>
          <w:bCs/>
          <w:szCs w:val="20"/>
        </w:rPr>
        <w:t>caused by the</w:t>
      </w:r>
      <w:r w:rsidR="002E21AE">
        <w:rPr>
          <w:rFonts w:cs="Arial"/>
          <w:bCs/>
          <w:szCs w:val="20"/>
        </w:rPr>
        <w:t xml:space="preserve"> </w:t>
      </w:r>
      <w:r w:rsidR="002E21AE" w:rsidRPr="00704FAA">
        <w:rPr>
          <w:rFonts w:cs="Arial"/>
          <w:bCs/>
          <w:i/>
          <w:iCs/>
          <w:szCs w:val="20"/>
        </w:rPr>
        <w:t>latent value</w:t>
      </w:r>
      <w:r w:rsidR="002E21AE">
        <w:rPr>
          <w:rFonts w:cs="Arial"/>
          <w:bCs/>
          <w:szCs w:val="20"/>
        </w:rPr>
        <w:t xml:space="preserve"> </w:t>
      </w:r>
      <w:r w:rsidR="00704FAA">
        <w:rPr>
          <w:rFonts w:cs="Arial"/>
          <w:bCs/>
          <w:szCs w:val="20"/>
        </w:rPr>
        <w:t>– a value</w:t>
      </w:r>
      <w:r w:rsidR="002E21AE">
        <w:rPr>
          <w:rFonts w:cs="Arial"/>
          <w:bCs/>
          <w:szCs w:val="20"/>
        </w:rPr>
        <w:t xml:space="preserve"> that cannot be measured directly.</w:t>
      </w:r>
      <w:r w:rsidR="00352FE4">
        <w:rPr>
          <w:rFonts w:cs="Arial"/>
          <w:bCs/>
          <w:szCs w:val="20"/>
        </w:rPr>
        <w:t xml:space="preserve"> </w:t>
      </w:r>
      <w:r w:rsidR="00704FAA">
        <w:rPr>
          <w:rFonts w:cs="Arial"/>
          <w:bCs/>
          <w:szCs w:val="20"/>
        </w:rPr>
        <w:t xml:space="preserve">The numbers seen on arrows from the latent value (oval) to measurable values (rectangle) </w:t>
      </w:r>
      <w:r w:rsidR="00FD36CE">
        <w:rPr>
          <w:rFonts w:cs="Arial"/>
          <w:bCs/>
          <w:szCs w:val="20"/>
        </w:rPr>
        <w:t xml:space="preserve">are the linear regression coefficient estimates. </w:t>
      </w:r>
      <w:r w:rsidR="00AA4379">
        <w:rPr>
          <w:rFonts w:cs="Arial"/>
          <w:bCs/>
          <w:szCs w:val="20"/>
        </w:rPr>
        <w:t xml:space="preserve">The circles </w:t>
      </w:r>
      <w:r w:rsidR="00FB62BD">
        <w:rPr>
          <w:rFonts w:cs="Arial"/>
          <w:bCs/>
          <w:szCs w:val="20"/>
        </w:rPr>
        <w:t xml:space="preserve">are measurement errors related to each question, which is why they are perfectly </w:t>
      </w:r>
      <w:r w:rsidR="004E17BF">
        <w:rPr>
          <w:rFonts w:cs="Arial"/>
          <w:bCs/>
          <w:szCs w:val="20"/>
        </w:rPr>
        <w:t>correlated to each measurable value</w:t>
      </w:r>
      <w:r w:rsidR="000E78A5">
        <w:rPr>
          <w:rFonts w:cs="Arial"/>
          <w:bCs/>
          <w:szCs w:val="20"/>
        </w:rPr>
        <w:t xml:space="preserve"> with a regression coefficient of 1. </w:t>
      </w:r>
      <w:r w:rsidR="00F763E4">
        <w:rPr>
          <w:rFonts w:cs="Arial"/>
          <w:bCs/>
          <w:szCs w:val="20"/>
        </w:rPr>
        <w:t xml:space="preserve">The goal of SEM is to create a linear mixed model of regression equations that can be used to estimate latent values. </w:t>
      </w:r>
      <w:r w:rsidR="0019292C">
        <w:rPr>
          <w:rFonts w:cs="Arial"/>
          <w:bCs/>
          <w:szCs w:val="20"/>
        </w:rPr>
        <w:t xml:space="preserve">Thus, </w:t>
      </w:r>
      <w:r w:rsidR="00EC3AF7">
        <w:rPr>
          <w:rFonts w:cs="Arial"/>
          <w:bCs/>
          <w:szCs w:val="20"/>
        </w:rPr>
        <w:t xml:space="preserve">for each latent value, a linear regression </w:t>
      </w:r>
      <w:r w:rsidR="00FA25B0">
        <w:rPr>
          <w:rFonts w:cs="Arial"/>
          <w:bCs/>
          <w:szCs w:val="20"/>
        </w:rPr>
        <w:t>is developed of the form</w:t>
      </w:r>
      <w:r w:rsidR="00777B37">
        <w:rPr>
          <w:rFonts w:cs="Arial"/>
          <w:bCs/>
          <w:szCs w:val="20"/>
        </w:rPr>
        <w:t>:</w:t>
      </w:r>
    </w:p>
    <w:p w14:paraId="5A6C7776" w14:textId="77777777" w:rsidR="00FA25B0" w:rsidRDefault="00FA25B0" w:rsidP="000D2BD5">
      <w:pPr>
        <w:rPr>
          <w:rFonts w:cs="Arial"/>
          <w:bCs/>
          <w:szCs w:val="20"/>
        </w:rPr>
      </w:pPr>
    </w:p>
    <w:p w14:paraId="58CD0FED" w14:textId="78E1CA04" w:rsidR="00FA25B0" w:rsidRDefault="00FA25B0" w:rsidP="000D2BD5">
      <w:pPr>
        <w:rPr>
          <w:rFonts w:cs="Arial"/>
          <w:bCs/>
          <w:szCs w:val="20"/>
        </w:rPr>
      </w:pPr>
      <m:oMathPara>
        <m:oMath>
          <m:r>
            <w:rPr>
              <w:rFonts w:ascii="Cambria Math" w:hAnsi="Cambria Math" w:cs="Arial"/>
              <w:szCs w:val="20"/>
            </w:rPr>
            <m:t>latent value=</m:t>
          </m:r>
          <m:sSub>
            <m:sSubPr>
              <m:ctrlPr>
                <w:rPr>
                  <w:rFonts w:ascii="Cambria Math" w:hAnsi="Cambria Math" w:cs="Arial"/>
                  <w:bCs/>
                  <w:i/>
                  <w:szCs w:val="20"/>
                </w:rPr>
              </m:ctrlPr>
            </m:sSubPr>
            <m:e>
              <m:r>
                <w:rPr>
                  <w:rFonts w:ascii="Cambria Math" w:hAnsi="Cambria Math" w:cs="Arial"/>
                  <w:szCs w:val="20"/>
                </w:rPr>
                <m:t>(m</m:t>
              </m:r>
            </m:e>
            <m:sub>
              <m:r>
                <w:rPr>
                  <w:rFonts w:ascii="Cambria Math" w:hAnsi="Cambria Math" w:cs="Arial"/>
                  <w:szCs w:val="20"/>
                </w:rPr>
                <m:t>1</m:t>
              </m:r>
            </m:sub>
          </m:sSub>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1</m:t>
              </m:r>
            </m:sub>
          </m:sSub>
          <m:r>
            <w:rPr>
              <w:rFonts w:ascii="Cambria Math" w:hAnsi="Cambria Math" w:cs="Arial"/>
              <w:szCs w:val="20"/>
            </w:rPr>
            <m:t>+</m:t>
          </m:r>
          <m:sSub>
            <m:sSubPr>
              <m:ctrlPr>
                <w:rPr>
                  <w:rFonts w:ascii="Cambria Math" w:hAnsi="Cambria Math" w:cs="Arial"/>
                  <w:bCs/>
                  <w:i/>
                  <w:szCs w:val="20"/>
                </w:rPr>
              </m:ctrlPr>
            </m:sSubPr>
            <m:e>
              <m:r>
                <w:rPr>
                  <w:rFonts w:ascii="Cambria Math" w:hAnsi="Cambria Math" w:cs="Arial"/>
                  <w:szCs w:val="20"/>
                </w:rPr>
                <m:t>e</m:t>
              </m:r>
            </m:e>
            <m:sub>
              <m:r>
                <w:rPr>
                  <w:rFonts w:ascii="Cambria Math" w:hAnsi="Cambria Math" w:cs="Arial"/>
                  <w:szCs w:val="20"/>
                </w:rPr>
                <m:t>1</m:t>
              </m:r>
            </m:sub>
          </m:sSub>
          <m:r>
            <w:rPr>
              <w:rFonts w:ascii="Cambria Math" w:hAnsi="Cambria Math" w:cs="Arial"/>
              <w:szCs w:val="20"/>
            </w:rPr>
            <m:t>)+</m:t>
          </m:r>
          <m:d>
            <m:dPr>
              <m:ctrlPr>
                <w:rPr>
                  <w:rFonts w:ascii="Cambria Math" w:hAnsi="Cambria Math" w:cs="Arial"/>
                  <w:bCs/>
                  <w:i/>
                  <w:szCs w:val="20"/>
                </w:rPr>
              </m:ctrlPr>
            </m:dPr>
            <m:e>
              <m:sSub>
                <m:sSubPr>
                  <m:ctrlPr>
                    <w:rPr>
                      <w:rFonts w:ascii="Cambria Math" w:hAnsi="Cambria Math" w:cs="Arial"/>
                      <w:bCs/>
                      <w:i/>
                      <w:szCs w:val="20"/>
                    </w:rPr>
                  </m:ctrlPr>
                </m:sSubPr>
                <m:e>
                  <m:r>
                    <w:rPr>
                      <w:rFonts w:ascii="Cambria Math" w:hAnsi="Cambria Math" w:cs="Arial"/>
                      <w:szCs w:val="20"/>
                    </w:rPr>
                    <m:t>m</m:t>
                  </m:r>
                </m:e>
                <m:sub>
                  <m:r>
                    <w:rPr>
                      <w:rFonts w:ascii="Cambria Math" w:hAnsi="Cambria Math" w:cs="Arial"/>
                      <w:szCs w:val="20"/>
                    </w:rPr>
                    <m:t>2</m:t>
                  </m:r>
                </m:sub>
              </m:sSub>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2</m:t>
                  </m:r>
                </m:sub>
              </m:sSub>
              <m:r>
                <w:rPr>
                  <w:rFonts w:ascii="Cambria Math" w:hAnsi="Cambria Math" w:cs="Arial"/>
                  <w:szCs w:val="20"/>
                </w:rPr>
                <m:t>+</m:t>
              </m:r>
              <m:sSub>
                <m:sSubPr>
                  <m:ctrlPr>
                    <w:rPr>
                      <w:rFonts w:ascii="Cambria Math" w:hAnsi="Cambria Math" w:cs="Arial"/>
                      <w:bCs/>
                      <w:i/>
                      <w:szCs w:val="20"/>
                    </w:rPr>
                  </m:ctrlPr>
                </m:sSubPr>
                <m:e>
                  <m:r>
                    <w:rPr>
                      <w:rFonts w:ascii="Cambria Math" w:hAnsi="Cambria Math" w:cs="Arial"/>
                      <w:szCs w:val="20"/>
                    </w:rPr>
                    <m:t>e</m:t>
                  </m:r>
                </m:e>
                <m:sub>
                  <m:r>
                    <w:rPr>
                      <w:rFonts w:ascii="Cambria Math" w:hAnsi="Cambria Math" w:cs="Arial"/>
                      <w:szCs w:val="20"/>
                    </w:rPr>
                    <m:t>2</m:t>
                  </m:r>
                </m:sub>
              </m:sSub>
            </m:e>
          </m:d>
          <m:r>
            <w:rPr>
              <w:rFonts w:ascii="Cambria Math" w:hAnsi="Cambria Math" w:cs="Arial"/>
              <w:szCs w:val="20"/>
            </w:rPr>
            <m:t>+…</m:t>
          </m:r>
          <m:d>
            <m:dPr>
              <m:ctrlPr>
                <w:rPr>
                  <w:rFonts w:ascii="Cambria Math" w:hAnsi="Cambria Math" w:cs="Arial"/>
                  <w:bCs/>
                  <w:i/>
                  <w:szCs w:val="20"/>
                </w:rPr>
              </m:ctrlPr>
            </m:dPr>
            <m:e>
              <m:sSub>
                <m:sSubPr>
                  <m:ctrlPr>
                    <w:rPr>
                      <w:rFonts w:ascii="Cambria Math" w:hAnsi="Cambria Math" w:cs="Arial"/>
                      <w:bCs/>
                      <w:i/>
                      <w:szCs w:val="20"/>
                    </w:rPr>
                  </m:ctrlPr>
                </m:sSubPr>
                <m:e>
                  <m:r>
                    <w:rPr>
                      <w:rFonts w:ascii="Cambria Math" w:hAnsi="Cambria Math" w:cs="Arial"/>
                      <w:szCs w:val="20"/>
                    </w:rPr>
                    <m:t>m</m:t>
                  </m:r>
                </m:e>
                <m:sub>
                  <m:r>
                    <w:rPr>
                      <w:rFonts w:ascii="Cambria Math" w:hAnsi="Cambria Math" w:cs="Arial"/>
                      <w:szCs w:val="20"/>
                    </w:rPr>
                    <m:t>n</m:t>
                  </m:r>
                </m:sub>
              </m:sSub>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n</m:t>
                  </m:r>
                </m:sub>
              </m:sSub>
              <m:r>
                <w:rPr>
                  <w:rFonts w:ascii="Cambria Math" w:hAnsi="Cambria Math" w:cs="Arial"/>
                  <w:szCs w:val="20"/>
                </w:rPr>
                <m:t>+</m:t>
              </m:r>
              <m:sSub>
                <m:sSubPr>
                  <m:ctrlPr>
                    <w:rPr>
                      <w:rFonts w:ascii="Cambria Math" w:hAnsi="Cambria Math" w:cs="Arial"/>
                      <w:bCs/>
                      <w:i/>
                      <w:szCs w:val="20"/>
                    </w:rPr>
                  </m:ctrlPr>
                </m:sSubPr>
                <m:e>
                  <m:r>
                    <w:rPr>
                      <w:rFonts w:ascii="Cambria Math" w:hAnsi="Cambria Math" w:cs="Arial"/>
                      <w:szCs w:val="20"/>
                    </w:rPr>
                    <m:t>e</m:t>
                  </m:r>
                </m:e>
                <m:sub>
                  <m:r>
                    <w:rPr>
                      <w:rFonts w:ascii="Cambria Math" w:hAnsi="Cambria Math" w:cs="Arial"/>
                      <w:szCs w:val="20"/>
                    </w:rPr>
                    <m:t>n</m:t>
                  </m:r>
                </m:sub>
              </m:sSub>
            </m:e>
          </m:d>
        </m:oMath>
      </m:oMathPara>
    </w:p>
    <w:p w14:paraId="290001CF" w14:textId="6EEBB4BF" w:rsidR="000C619C" w:rsidRDefault="000C619C" w:rsidP="000D2BD5">
      <w:pPr>
        <w:rPr>
          <w:rFonts w:cs="Arial"/>
          <w:bCs/>
          <w:szCs w:val="20"/>
        </w:rPr>
      </w:pPr>
    </w:p>
    <w:p w14:paraId="3A16B3CC" w14:textId="71F2E3B5" w:rsidR="006C27D6" w:rsidRDefault="00000000" w:rsidP="00A4797D">
      <w:pPr>
        <w:ind w:left="720"/>
        <w:rPr>
          <w:rFonts w:cs="Arial"/>
          <w:bCs/>
          <w:szCs w:val="20"/>
        </w:rPr>
      </w:pPr>
      <m:oMath>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1</m:t>
            </m:r>
          </m:sub>
        </m:sSub>
        <m:r>
          <w:rPr>
            <w:rFonts w:ascii="Cambria Math" w:hAnsi="Cambria Math" w:cs="Arial"/>
            <w:szCs w:val="20"/>
          </w:rPr>
          <m:t xml:space="preserve">, </m:t>
        </m:r>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2</m:t>
            </m:r>
          </m:sub>
        </m:sSub>
        <m:r>
          <w:rPr>
            <w:rFonts w:ascii="Cambria Math" w:hAnsi="Cambria Math" w:cs="Arial"/>
            <w:szCs w:val="20"/>
          </w:rPr>
          <m:t>, …</m:t>
        </m:r>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n</m:t>
            </m:r>
          </m:sub>
        </m:sSub>
      </m:oMath>
      <w:r w:rsidR="006C27D6">
        <w:rPr>
          <w:rFonts w:cs="Arial"/>
          <w:bCs/>
          <w:szCs w:val="20"/>
        </w:rPr>
        <w:t xml:space="preserve"> </w:t>
      </w:r>
      <w:r w:rsidR="00726B91">
        <w:rPr>
          <w:rFonts w:cs="Arial"/>
          <w:bCs/>
          <w:szCs w:val="20"/>
        </w:rPr>
        <w:t>are</w:t>
      </w:r>
      <w:r w:rsidR="006C27D6">
        <w:rPr>
          <w:rFonts w:cs="Arial"/>
          <w:bCs/>
          <w:szCs w:val="20"/>
        </w:rPr>
        <w:t xml:space="preserve"> </w:t>
      </w:r>
      <w:r w:rsidR="00726B91">
        <w:rPr>
          <w:rFonts w:cs="Arial"/>
          <w:bCs/>
          <w:szCs w:val="20"/>
        </w:rPr>
        <w:t>the</w:t>
      </w:r>
      <w:r w:rsidR="006C27D6">
        <w:rPr>
          <w:rFonts w:cs="Arial"/>
          <w:bCs/>
          <w:szCs w:val="20"/>
        </w:rPr>
        <w:t xml:space="preserve"> measurable value</w:t>
      </w:r>
      <w:r w:rsidR="00726B91">
        <w:rPr>
          <w:rFonts w:cs="Arial"/>
          <w:bCs/>
          <w:szCs w:val="20"/>
        </w:rPr>
        <w:t>s</w:t>
      </w:r>
      <w:r w:rsidR="006C27D6">
        <w:rPr>
          <w:rFonts w:cs="Arial"/>
          <w:bCs/>
          <w:szCs w:val="20"/>
        </w:rPr>
        <w:t xml:space="preserve"> assumed to be caused by the </w:t>
      </w:r>
      <m:oMath>
        <m:r>
          <w:rPr>
            <w:rFonts w:ascii="Cambria Math" w:hAnsi="Cambria Math" w:cs="Arial"/>
            <w:szCs w:val="20"/>
          </w:rPr>
          <m:t>latent value</m:t>
        </m:r>
      </m:oMath>
    </w:p>
    <w:p w14:paraId="0D4C4F8E" w14:textId="03D5BF40" w:rsidR="00A4797D" w:rsidRDefault="00000000" w:rsidP="00A4797D">
      <w:pPr>
        <w:ind w:left="720"/>
        <w:rPr>
          <w:rFonts w:cs="Arial"/>
          <w:bCs/>
          <w:szCs w:val="20"/>
        </w:rPr>
      </w:pPr>
      <m:oMath>
        <m:sSub>
          <m:sSubPr>
            <m:ctrlPr>
              <w:rPr>
                <w:rFonts w:ascii="Cambria Math" w:hAnsi="Cambria Math" w:cs="Arial"/>
                <w:bCs/>
                <w:i/>
                <w:szCs w:val="20"/>
              </w:rPr>
            </m:ctrlPr>
          </m:sSubPr>
          <m:e>
            <m:r>
              <w:rPr>
                <w:rFonts w:ascii="Cambria Math" w:hAnsi="Cambria Math" w:cs="Arial"/>
                <w:szCs w:val="20"/>
              </w:rPr>
              <m:t>m</m:t>
            </m:r>
          </m:e>
          <m:sub>
            <m:r>
              <w:rPr>
                <w:rFonts w:ascii="Cambria Math" w:hAnsi="Cambria Math" w:cs="Arial"/>
                <w:szCs w:val="20"/>
              </w:rPr>
              <m:t>k</m:t>
            </m:r>
          </m:sub>
        </m:sSub>
      </m:oMath>
      <w:r w:rsidR="00A4797D">
        <w:rPr>
          <w:rFonts w:cs="Arial"/>
          <w:bCs/>
          <w:szCs w:val="20"/>
        </w:rPr>
        <w:t xml:space="preserve"> is the </w:t>
      </w:r>
      <w:r w:rsidR="002B1065">
        <w:rPr>
          <w:rFonts w:cs="Arial"/>
          <w:bCs/>
          <w:szCs w:val="20"/>
        </w:rPr>
        <w:t xml:space="preserve">estimated coefficient for measurable value </w:t>
      </w:r>
      <m:oMath>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k</m:t>
            </m:r>
          </m:sub>
        </m:sSub>
      </m:oMath>
    </w:p>
    <w:p w14:paraId="11BC390E" w14:textId="0FB1BCB6" w:rsidR="00EF6F4B" w:rsidRDefault="00000000" w:rsidP="00A4797D">
      <w:pPr>
        <w:ind w:left="720"/>
        <w:rPr>
          <w:rFonts w:cs="Arial"/>
          <w:bCs/>
          <w:szCs w:val="20"/>
        </w:rPr>
      </w:pPr>
      <m:oMath>
        <m:sSub>
          <m:sSubPr>
            <m:ctrlPr>
              <w:rPr>
                <w:rFonts w:ascii="Cambria Math" w:hAnsi="Cambria Math" w:cs="Arial"/>
                <w:bCs/>
                <w:i/>
                <w:szCs w:val="20"/>
              </w:rPr>
            </m:ctrlPr>
          </m:sSubPr>
          <m:e>
            <m:r>
              <w:rPr>
                <w:rFonts w:ascii="Cambria Math" w:hAnsi="Cambria Math" w:cs="Arial"/>
                <w:szCs w:val="20"/>
              </w:rPr>
              <m:t>e</m:t>
            </m:r>
          </m:e>
          <m:sub>
            <m:r>
              <w:rPr>
                <w:rFonts w:ascii="Cambria Math" w:hAnsi="Cambria Math" w:cs="Arial"/>
                <w:szCs w:val="20"/>
              </w:rPr>
              <m:t>k</m:t>
            </m:r>
          </m:sub>
        </m:sSub>
      </m:oMath>
      <w:r w:rsidR="00EF6F4B">
        <w:rPr>
          <w:rFonts w:cs="Arial"/>
          <w:bCs/>
          <w:szCs w:val="20"/>
        </w:rPr>
        <w:t xml:space="preserve"> is the estimated error for measurable value </w:t>
      </w:r>
      <m:oMath>
        <m:sSub>
          <m:sSubPr>
            <m:ctrlPr>
              <w:rPr>
                <w:rFonts w:ascii="Cambria Math" w:hAnsi="Cambria Math" w:cs="Arial"/>
                <w:bCs/>
                <w:i/>
                <w:szCs w:val="20"/>
              </w:rPr>
            </m:ctrlPr>
          </m:sSubPr>
          <m:e>
            <m:r>
              <w:rPr>
                <w:rFonts w:ascii="Cambria Math" w:hAnsi="Cambria Math" w:cs="Arial"/>
                <w:szCs w:val="20"/>
              </w:rPr>
              <m:t>x</m:t>
            </m:r>
          </m:e>
          <m:sub>
            <m:r>
              <w:rPr>
                <w:rFonts w:ascii="Cambria Math" w:hAnsi="Cambria Math" w:cs="Arial"/>
                <w:szCs w:val="20"/>
              </w:rPr>
              <m:t>k</m:t>
            </m:r>
          </m:sub>
        </m:sSub>
      </m:oMath>
    </w:p>
    <w:p w14:paraId="765CCA9A" w14:textId="77777777" w:rsidR="004A5DE0" w:rsidRDefault="004A5DE0" w:rsidP="00A4797D">
      <w:pPr>
        <w:ind w:left="720"/>
        <w:rPr>
          <w:rFonts w:cs="Arial"/>
          <w:bCs/>
          <w:szCs w:val="20"/>
        </w:rPr>
      </w:pPr>
    </w:p>
    <w:p w14:paraId="69F0371F" w14:textId="2D124AA9" w:rsidR="004A5DE0" w:rsidRPr="00677A7F" w:rsidRDefault="006E2779" w:rsidP="00EF6F4B">
      <w:pPr>
        <w:rPr>
          <w:rFonts w:cs="Arial"/>
          <w:bCs/>
          <w:szCs w:val="20"/>
        </w:rPr>
      </w:pPr>
      <w:r>
        <w:rPr>
          <w:rFonts w:cs="Arial"/>
          <w:bCs/>
          <w:szCs w:val="20"/>
        </w:rPr>
        <w:t>An SEM model constructs a linear regression for each latent value</w:t>
      </w:r>
      <w:r w:rsidR="00E236D9">
        <w:rPr>
          <w:rFonts w:cs="Arial"/>
          <w:bCs/>
          <w:szCs w:val="20"/>
        </w:rPr>
        <w:t xml:space="preserve"> based on the </w:t>
      </w:r>
      <w:r w:rsidR="00E236D9">
        <w:rPr>
          <w:rFonts w:cs="Arial"/>
          <w:bCs/>
          <w:i/>
          <w:iCs/>
          <w:szCs w:val="20"/>
        </w:rPr>
        <w:t xml:space="preserve">researcher-supplied </w:t>
      </w:r>
      <w:r w:rsidR="00C0079E">
        <w:rPr>
          <w:rFonts w:cs="Arial"/>
          <w:bCs/>
          <w:szCs w:val="20"/>
        </w:rPr>
        <w:t xml:space="preserve">assumptions on which measurable values are assumed to be caused by </w:t>
      </w:r>
      <w:r w:rsidR="004C0F27">
        <w:rPr>
          <w:rFonts w:cs="Arial"/>
          <w:bCs/>
          <w:szCs w:val="20"/>
        </w:rPr>
        <w:t>each latent value.</w:t>
      </w:r>
      <w:r w:rsidR="00963BBF">
        <w:rPr>
          <w:rFonts w:cs="Arial"/>
          <w:bCs/>
          <w:szCs w:val="20"/>
        </w:rPr>
        <w:t xml:space="preserve"> </w:t>
      </w:r>
      <w:r w:rsidR="000C2273">
        <w:rPr>
          <w:rFonts w:cs="Arial"/>
          <w:bCs/>
          <w:szCs w:val="20"/>
        </w:rPr>
        <w:t>T</w:t>
      </w:r>
      <w:r w:rsidR="003A5F8D">
        <w:rPr>
          <w:rFonts w:cs="Arial"/>
          <w:bCs/>
          <w:szCs w:val="20"/>
        </w:rPr>
        <w:t xml:space="preserve">hese assumed relations form the </w:t>
      </w:r>
      <w:r w:rsidR="00677A7F">
        <w:rPr>
          <w:rFonts w:cs="Arial"/>
          <w:bCs/>
          <w:i/>
          <w:iCs/>
          <w:szCs w:val="20"/>
        </w:rPr>
        <w:t xml:space="preserve">structural model </w:t>
      </w:r>
      <w:r w:rsidR="00BC33A0">
        <w:rPr>
          <w:rFonts w:cs="Arial"/>
          <w:bCs/>
          <w:szCs w:val="20"/>
        </w:rPr>
        <w:t>of linear regression equations</w:t>
      </w:r>
      <w:r w:rsidR="00963BBF">
        <w:rPr>
          <w:rFonts w:cs="Arial"/>
          <w:bCs/>
          <w:szCs w:val="20"/>
        </w:rPr>
        <w:t xml:space="preserve">. If a structural model is not known from the research literature, </w:t>
      </w:r>
      <w:r w:rsidR="005152D7">
        <w:rPr>
          <w:rFonts w:cs="Arial"/>
          <w:bCs/>
          <w:i/>
          <w:iCs/>
          <w:szCs w:val="20"/>
        </w:rPr>
        <w:t xml:space="preserve">Exploratory Factor Analysis </w:t>
      </w:r>
      <w:r w:rsidR="005152D7">
        <w:rPr>
          <w:rFonts w:cs="Arial"/>
          <w:bCs/>
          <w:szCs w:val="20"/>
        </w:rPr>
        <w:t xml:space="preserve">(EFA) can be performed to statistically extract </w:t>
      </w:r>
      <w:r w:rsidR="00C7426B">
        <w:rPr>
          <w:rFonts w:cs="Arial"/>
          <w:bCs/>
          <w:szCs w:val="20"/>
        </w:rPr>
        <w:t>the smallest number of latent values</w:t>
      </w:r>
      <w:r w:rsidR="007F720C">
        <w:rPr>
          <w:rFonts w:cs="Arial"/>
          <w:bCs/>
          <w:szCs w:val="20"/>
        </w:rPr>
        <w:t xml:space="preserve"> (also known as </w:t>
      </w:r>
      <w:r w:rsidR="007F720C">
        <w:rPr>
          <w:rFonts w:cs="Arial"/>
          <w:bCs/>
          <w:i/>
          <w:iCs/>
          <w:szCs w:val="20"/>
        </w:rPr>
        <w:t>factors</w:t>
      </w:r>
      <w:r w:rsidR="007F720C">
        <w:rPr>
          <w:rFonts w:cs="Arial"/>
          <w:bCs/>
          <w:szCs w:val="20"/>
        </w:rPr>
        <w:t>)</w:t>
      </w:r>
      <w:r w:rsidR="00C7426B">
        <w:rPr>
          <w:rFonts w:cs="Arial"/>
          <w:bCs/>
          <w:szCs w:val="20"/>
        </w:rPr>
        <w:t xml:space="preserve"> that </w:t>
      </w:r>
      <w:r w:rsidR="00B8609C">
        <w:rPr>
          <w:rFonts w:cs="Arial"/>
          <w:bCs/>
          <w:szCs w:val="20"/>
        </w:rPr>
        <w:t>explain the covariance observed among the measurable values.</w:t>
      </w:r>
      <w:r w:rsidR="00BC33A0">
        <w:rPr>
          <w:rFonts w:cs="Arial"/>
          <w:bCs/>
          <w:szCs w:val="20"/>
        </w:rPr>
        <w:t xml:space="preserve"> </w:t>
      </w:r>
      <w:r w:rsidR="00B8609C">
        <w:rPr>
          <w:rFonts w:cs="Arial"/>
          <w:bCs/>
          <w:szCs w:val="20"/>
        </w:rPr>
        <w:t xml:space="preserve">Structural models </w:t>
      </w:r>
      <w:r w:rsidR="00BC33A0">
        <w:rPr>
          <w:rFonts w:cs="Arial"/>
          <w:bCs/>
          <w:szCs w:val="20"/>
        </w:rPr>
        <w:t xml:space="preserve">can </w:t>
      </w:r>
      <w:r w:rsidR="00B8609C">
        <w:rPr>
          <w:rFonts w:cs="Arial"/>
          <w:bCs/>
          <w:szCs w:val="20"/>
        </w:rPr>
        <w:t xml:space="preserve">then </w:t>
      </w:r>
      <w:r w:rsidR="00BC33A0">
        <w:rPr>
          <w:rFonts w:cs="Arial"/>
          <w:bCs/>
          <w:szCs w:val="20"/>
        </w:rPr>
        <w:t xml:space="preserve">be statistically tested to consider </w:t>
      </w:r>
      <w:r w:rsidR="00DD2835">
        <w:rPr>
          <w:rFonts w:cs="Arial"/>
          <w:bCs/>
          <w:szCs w:val="20"/>
        </w:rPr>
        <w:t xml:space="preserve">how well the model fits the data. </w:t>
      </w:r>
    </w:p>
    <w:p w14:paraId="68ABD8CB" w14:textId="77777777" w:rsidR="000C619C" w:rsidRDefault="000C619C" w:rsidP="000D2BD5">
      <w:pPr>
        <w:rPr>
          <w:rFonts w:cs="Arial"/>
          <w:bCs/>
          <w:szCs w:val="20"/>
        </w:rPr>
      </w:pPr>
    </w:p>
    <w:p w14:paraId="415C0E05" w14:textId="063114EB" w:rsidR="002A3D3E" w:rsidRDefault="00AE3A76" w:rsidP="00B772BD">
      <w:pPr>
        <w:ind w:firstLine="720"/>
        <w:rPr>
          <w:rFonts w:cs="Arial"/>
          <w:bCs/>
          <w:szCs w:val="20"/>
        </w:rPr>
      </w:pPr>
      <w:r>
        <w:rPr>
          <w:rFonts w:cs="Arial"/>
          <w:bCs/>
          <w:szCs w:val="20"/>
        </w:rPr>
        <w:t xml:space="preserve">To evaluate the </w:t>
      </w:r>
      <w:r w:rsidR="00185FF7">
        <w:rPr>
          <w:rFonts w:cs="Arial"/>
          <w:bCs/>
          <w:szCs w:val="20"/>
        </w:rPr>
        <w:t xml:space="preserve">statistical fit of any SEM model, </w:t>
      </w:r>
      <w:r w:rsidR="00CF2F84">
        <w:rPr>
          <w:rFonts w:cs="Arial"/>
          <w:bCs/>
          <w:szCs w:val="20"/>
        </w:rPr>
        <w:t xml:space="preserve">we use the </w:t>
      </w:r>
      <w:r w:rsidR="00C46711">
        <w:rPr>
          <w:rFonts w:cs="Arial"/>
          <w:bCs/>
          <w:szCs w:val="20"/>
        </w:rPr>
        <w:t xml:space="preserve">evaluation metrics found in </w:t>
      </w:r>
      <w:r w:rsidR="00C46711">
        <w:rPr>
          <w:rFonts w:cs="Arial"/>
          <w:bCs/>
          <w:szCs w:val="20"/>
        </w:rPr>
        <w:fldChar w:fldCharType="begin"/>
      </w:r>
      <w:r w:rsidR="00C46711">
        <w:rPr>
          <w:rFonts w:cs="Arial"/>
          <w:bCs/>
          <w:szCs w:val="20"/>
        </w:rPr>
        <w:instrText xml:space="preserve"> REF _Ref162883639 \h </w:instrText>
      </w:r>
      <w:r w:rsidR="00C46711">
        <w:rPr>
          <w:rFonts w:cs="Arial"/>
          <w:bCs/>
          <w:szCs w:val="20"/>
        </w:rPr>
      </w:r>
      <w:r w:rsidR="00C46711">
        <w:rPr>
          <w:rFonts w:cs="Arial"/>
          <w:bCs/>
          <w:szCs w:val="20"/>
        </w:rPr>
        <w:fldChar w:fldCharType="separate"/>
      </w:r>
      <w:r w:rsidR="00C46711">
        <w:t xml:space="preserve">Table </w:t>
      </w:r>
      <w:r w:rsidR="00C46711">
        <w:rPr>
          <w:noProof/>
        </w:rPr>
        <w:t>1</w:t>
      </w:r>
      <w:r w:rsidR="00C46711">
        <w:rPr>
          <w:rFonts w:cs="Arial"/>
          <w:bCs/>
          <w:szCs w:val="20"/>
        </w:rPr>
        <w:fldChar w:fldCharType="end"/>
      </w:r>
      <w:r w:rsidR="00A411AE">
        <w:rPr>
          <w:rFonts w:cs="Arial"/>
          <w:bCs/>
          <w:szCs w:val="20"/>
        </w:rPr>
        <w:t xml:space="preserve"> </w:t>
      </w:r>
      <w:r w:rsidR="00C46711">
        <w:rPr>
          <w:rFonts w:cs="Arial"/>
          <w:bCs/>
          <w:szCs w:val="20"/>
        </w:rPr>
        <w:t>as they are</w:t>
      </w:r>
      <w:r w:rsidR="00A411AE">
        <w:rPr>
          <w:rFonts w:cs="Arial"/>
          <w:bCs/>
          <w:szCs w:val="20"/>
        </w:rPr>
        <w:t xml:space="preserve"> calculated </w:t>
      </w:r>
      <w:r w:rsidR="008136E7">
        <w:rPr>
          <w:rFonts w:cs="Arial"/>
          <w:bCs/>
          <w:szCs w:val="20"/>
        </w:rPr>
        <w:t xml:space="preserve">through </w:t>
      </w:r>
      <w:proofErr w:type="spellStart"/>
      <w:r w:rsidR="008136E7">
        <w:rPr>
          <w:rFonts w:cs="Arial"/>
          <w:bCs/>
          <w:szCs w:val="20"/>
        </w:rPr>
        <w:t>semopy</w:t>
      </w:r>
      <w:proofErr w:type="spellEnd"/>
      <w:r w:rsidR="00213FFA">
        <w:rPr>
          <w:rFonts w:cs="Arial"/>
          <w:bCs/>
          <w:szCs w:val="20"/>
        </w:rPr>
        <w:t xml:space="preserve"> and are commonly used in the literature to evaluate the statistical fit of an SEM model</w:t>
      </w:r>
      <w:r w:rsidR="00FA727E">
        <w:rPr>
          <w:rFonts w:cs="Arial"/>
          <w:bCs/>
          <w:szCs w:val="20"/>
        </w:rPr>
        <w:t xml:space="preserve"> (Hoyle, 2012)</w:t>
      </w:r>
      <w:r w:rsidR="00C46711">
        <w:rPr>
          <w:rFonts w:cs="Arial"/>
          <w:bCs/>
          <w:szCs w:val="20"/>
        </w:rPr>
        <w:t>.</w:t>
      </w:r>
      <w:r w:rsidR="00C473BA">
        <w:rPr>
          <w:rFonts w:cs="Arial"/>
          <w:bCs/>
          <w:szCs w:val="20"/>
        </w:rPr>
        <w:t xml:space="preserve"> </w:t>
      </w:r>
      <w:r w:rsidR="00A0782C">
        <w:rPr>
          <w:rFonts w:cs="Arial"/>
          <w:bCs/>
          <w:szCs w:val="20"/>
        </w:rPr>
        <w:t>The exact meaning</w:t>
      </w:r>
      <w:r w:rsidR="00CE5E5D">
        <w:rPr>
          <w:rFonts w:cs="Arial"/>
          <w:bCs/>
          <w:szCs w:val="20"/>
        </w:rPr>
        <w:t xml:space="preserve"> and calculation</w:t>
      </w:r>
      <w:r w:rsidR="00A0782C">
        <w:rPr>
          <w:rFonts w:cs="Arial"/>
          <w:bCs/>
          <w:szCs w:val="20"/>
        </w:rPr>
        <w:t xml:space="preserve"> of each evaluation metric is beyond the scope of this paper. </w:t>
      </w:r>
      <w:r w:rsidR="002A3D3E">
        <w:rPr>
          <w:rFonts w:cs="Arial"/>
          <w:bCs/>
          <w:szCs w:val="20"/>
        </w:rPr>
        <w:t xml:space="preserve">However, it is important to note that numerous authors caution against hard cutoffs for evaluation metrics as model and data characteristics can affect evaluation metrics (Hoyle, 2012). For example, the number of factors, when holding all else constant, tends to decrease CFI and TLI (Kenny &amp; McCoach, 2003). Therefore, we are willing to accept </w:t>
      </w:r>
      <w:r w:rsidR="00E57C7D">
        <w:rPr>
          <w:rFonts w:cs="Arial"/>
          <w:bCs/>
          <w:szCs w:val="20"/>
        </w:rPr>
        <w:t xml:space="preserve">evaluation </w:t>
      </w:r>
      <w:r w:rsidR="002A3D3E">
        <w:rPr>
          <w:rFonts w:cs="Arial"/>
          <w:bCs/>
          <w:szCs w:val="20"/>
        </w:rPr>
        <w:t xml:space="preserve">values slightly below target when the model provides a theoretically-sound structure, such as mirroring validated </w:t>
      </w:r>
      <w:r w:rsidR="00981047">
        <w:rPr>
          <w:rFonts w:cs="Arial"/>
          <w:bCs/>
          <w:szCs w:val="20"/>
        </w:rPr>
        <w:t>structural models</w:t>
      </w:r>
      <w:r w:rsidR="002A3D3E">
        <w:rPr>
          <w:rFonts w:cs="Arial"/>
          <w:bCs/>
          <w:szCs w:val="20"/>
        </w:rPr>
        <w:t xml:space="preserve"> in the literature using the same survey</w:t>
      </w:r>
      <w:r w:rsidR="00981047">
        <w:rPr>
          <w:rFonts w:cs="Arial"/>
          <w:bCs/>
          <w:szCs w:val="20"/>
        </w:rPr>
        <w:t xml:space="preserve"> instrument to collect data</w:t>
      </w:r>
      <w:r w:rsidR="002A3D3E">
        <w:rPr>
          <w:rFonts w:cs="Arial"/>
          <w:bCs/>
          <w:szCs w:val="20"/>
        </w:rPr>
        <w:t>.</w:t>
      </w:r>
    </w:p>
    <w:p w14:paraId="23FC27A8" w14:textId="64BC7C9B" w:rsidR="0073764E" w:rsidRDefault="0073764E" w:rsidP="00B772BD">
      <w:pPr>
        <w:ind w:firstLine="720"/>
        <w:rPr>
          <w:rFonts w:cs="Arial"/>
          <w:bCs/>
          <w:szCs w:val="20"/>
        </w:rPr>
      </w:pPr>
      <w:r>
        <w:rPr>
          <w:rFonts w:cs="Arial"/>
          <w:bCs/>
          <w:szCs w:val="20"/>
        </w:rPr>
        <w:t>[Insert Table 2 here]</w:t>
      </w:r>
    </w:p>
    <w:p w14:paraId="550BD1DE" w14:textId="0392BB0C" w:rsidR="00AE3A76" w:rsidRDefault="00AE3A76" w:rsidP="000D2BD5">
      <w:pPr>
        <w:rPr>
          <w:rFonts w:cs="Arial"/>
          <w:bCs/>
          <w:szCs w:val="20"/>
        </w:rPr>
      </w:pPr>
    </w:p>
    <w:p w14:paraId="043AA5EC" w14:textId="2B3E41FE" w:rsidR="00F35DF4" w:rsidRDefault="00A17CB2" w:rsidP="00707476">
      <w:pPr>
        <w:pStyle w:val="Heading1"/>
      </w:pPr>
      <w:r w:rsidRPr="00D57D6D">
        <w:lastRenderedPageBreak/>
        <w:t>Results</w:t>
      </w:r>
    </w:p>
    <w:p w14:paraId="2723EF75" w14:textId="0AD20FC0" w:rsidR="00BA79DC" w:rsidRDefault="004D549E">
      <w:pPr>
        <w:ind w:firstLine="720"/>
        <w:rPr>
          <w:rFonts w:cs="Arial"/>
          <w:szCs w:val="20"/>
        </w:rPr>
        <w:pPrChange w:id="11" w:author="Chamberlain, Darryl" w:date="2025-02-05T17:19:00Z" w16du:dateUtc="2025-02-05T22:19:00Z">
          <w:pPr/>
        </w:pPrChange>
      </w:pPr>
      <w:r w:rsidRPr="004D549E">
        <w:rPr>
          <w:rFonts w:cs="Arial"/>
          <w:szCs w:val="20"/>
        </w:rPr>
        <w:t xml:space="preserve">To thoroughly </w:t>
      </w:r>
      <w:r>
        <w:rPr>
          <w:rFonts w:cs="Arial"/>
          <w:szCs w:val="20"/>
        </w:rPr>
        <w:t xml:space="preserve">investigate </w:t>
      </w:r>
      <w:r w:rsidR="00FC130A">
        <w:rPr>
          <w:rFonts w:cs="Arial"/>
          <w:szCs w:val="20"/>
        </w:rPr>
        <w:t xml:space="preserve">the Community of Inquiry and Cognitive Load frameworks </w:t>
      </w:r>
      <w:r w:rsidR="002F0A34">
        <w:rPr>
          <w:rFonts w:cs="Arial"/>
          <w:szCs w:val="20"/>
        </w:rPr>
        <w:t xml:space="preserve">within the context of our data, we systematically construct and test SEM structural models </w:t>
      </w:r>
      <w:r w:rsidR="000D29FF">
        <w:rPr>
          <w:rFonts w:cs="Arial"/>
          <w:szCs w:val="20"/>
        </w:rPr>
        <w:t>for each framework separately</w:t>
      </w:r>
      <w:r w:rsidR="00D03DE8">
        <w:rPr>
          <w:rFonts w:cs="Arial"/>
          <w:szCs w:val="20"/>
        </w:rPr>
        <w:t xml:space="preserve"> (</w:t>
      </w:r>
      <w:r w:rsidR="004B4ECC">
        <w:rPr>
          <w:rFonts w:cs="Arial"/>
          <w:szCs w:val="20"/>
        </w:rPr>
        <w:t>Subs</w:t>
      </w:r>
      <w:r w:rsidR="00D03DE8">
        <w:rPr>
          <w:rFonts w:cs="Arial"/>
          <w:szCs w:val="20"/>
        </w:rPr>
        <w:t xml:space="preserve">ections </w:t>
      </w:r>
      <w:r w:rsidR="006A6B28">
        <w:rPr>
          <w:rFonts w:cs="Arial"/>
          <w:szCs w:val="20"/>
        </w:rPr>
        <w:fldChar w:fldCharType="begin"/>
      </w:r>
      <w:r w:rsidR="006A6B28">
        <w:rPr>
          <w:rFonts w:cs="Arial"/>
          <w:szCs w:val="20"/>
        </w:rPr>
        <w:instrText xml:space="preserve"> REF _Ref164081819 \h </w:instrText>
      </w:r>
      <w:r w:rsidR="006A6B28">
        <w:rPr>
          <w:rFonts w:cs="Arial"/>
          <w:szCs w:val="20"/>
        </w:rPr>
      </w:r>
      <w:r w:rsidR="006A6B28">
        <w:rPr>
          <w:rFonts w:cs="Arial"/>
          <w:szCs w:val="20"/>
        </w:rPr>
        <w:fldChar w:fldCharType="separate"/>
      </w:r>
      <w:r w:rsidR="006A6B28">
        <w:t>4.1</w:t>
      </w:r>
      <w:r w:rsidR="006A6B28">
        <w:rPr>
          <w:rFonts w:cs="Arial"/>
          <w:szCs w:val="20"/>
        </w:rPr>
        <w:fldChar w:fldCharType="end"/>
      </w:r>
      <w:r w:rsidR="00D03DE8">
        <w:rPr>
          <w:rFonts w:cs="Arial"/>
          <w:szCs w:val="20"/>
        </w:rPr>
        <w:t xml:space="preserve">, </w:t>
      </w:r>
      <w:r w:rsidR="006A6B28">
        <w:rPr>
          <w:rFonts w:cs="Arial"/>
          <w:szCs w:val="20"/>
        </w:rPr>
        <w:fldChar w:fldCharType="begin"/>
      </w:r>
      <w:r w:rsidR="006A6B28">
        <w:rPr>
          <w:rFonts w:cs="Arial"/>
          <w:szCs w:val="20"/>
        </w:rPr>
        <w:instrText xml:space="preserve"> REF _Ref164081912 \h </w:instrText>
      </w:r>
      <w:r w:rsidR="006A6B28">
        <w:rPr>
          <w:rFonts w:cs="Arial"/>
          <w:szCs w:val="20"/>
        </w:rPr>
      </w:r>
      <w:r w:rsidR="006A6B28">
        <w:rPr>
          <w:rFonts w:cs="Arial"/>
          <w:szCs w:val="20"/>
        </w:rPr>
        <w:fldChar w:fldCharType="separate"/>
      </w:r>
      <w:r w:rsidR="006A6B28">
        <w:t>4.2</w:t>
      </w:r>
      <w:r w:rsidR="006A6B28">
        <w:rPr>
          <w:rFonts w:cs="Arial"/>
          <w:szCs w:val="20"/>
        </w:rPr>
        <w:fldChar w:fldCharType="end"/>
      </w:r>
      <w:r w:rsidR="00D03DE8">
        <w:rPr>
          <w:rFonts w:cs="Arial"/>
          <w:szCs w:val="20"/>
        </w:rPr>
        <w:t xml:space="preserve">, </w:t>
      </w:r>
      <w:r w:rsidR="006A6B28">
        <w:rPr>
          <w:rFonts w:cs="Arial"/>
          <w:szCs w:val="20"/>
        </w:rPr>
        <w:fldChar w:fldCharType="begin"/>
      </w:r>
      <w:r w:rsidR="006A6B28">
        <w:rPr>
          <w:rFonts w:cs="Arial"/>
          <w:szCs w:val="20"/>
        </w:rPr>
        <w:instrText xml:space="preserve"> REF _Ref164081932 \h </w:instrText>
      </w:r>
      <w:r w:rsidR="006A6B28">
        <w:rPr>
          <w:rFonts w:cs="Arial"/>
          <w:szCs w:val="20"/>
        </w:rPr>
      </w:r>
      <w:r w:rsidR="006A6B28">
        <w:rPr>
          <w:rFonts w:cs="Arial"/>
          <w:szCs w:val="20"/>
        </w:rPr>
        <w:fldChar w:fldCharType="separate"/>
      </w:r>
      <w:r w:rsidR="006A6B28">
        <w:t>4.3</w:t>
      </w:r>
      <w:r w:rsidR="006A6B28">
        <w:rPr>
          <w:rFonts w:cs="Arial"/>
          <w:szCs w:val="20"/>
        </w:rPr>
        <w:fldChar w:fldCharType="end"/>
      </w:r>
      <w:r w:rsidR="00D03DE8">
        <w:rPr>
          <w:rFonts w:cs="Arial"/>
          <w:szCs w:val="20"/>
        </w:rPr>
        <w:t>)</w:t>
      </w:r>
      <w:r w:rsidR="000D29FF">
        <w:rPr>
          <w:rFonts w:cs="Arial"/>
          <w:szCs w:val="20"/>
        </w:rPr>
        <w:t>, then investigate potential combination</w:t>
      </w:r>
      <w:r w:rsidR="00B4169E">
        <w:rPr>
          <w:rFonts w:cs="Arial"/>
          <w:szCs w:val="20"/>
        </w:rPr>
        <w:t>s</w:t>
      </w:r>
      <w:r w:rsidR="00D03DE8">
        <w:rPr>
          <w:rFonts w:cs="Arial"/>
          <w:szCs w:val="20"/>
        </w:rPr>
        <w:t xml:space="preserve"> (</w:t>
      </w:r>
      <w:r w:rsidR="004B4ECC">
        <w:rPr>
          <w:rFonts w:cs="Arial"/>
          <w:szCs w:val="20"/>
        </w:rPr>
        <w:t>Subs</w:t>
      </w:r>
      <w:r w:rsidR="00D03DE8">
        <w:rPr>
          <w:rFonts w:cs="Arial"/>
          <w:szCs w:val="20"/>
        </w:rPr>
        <w:t xml:space="preserve">ection </w:t>
      </w:r>
      <w:r w:rsidR="006A6B28">
        <w:rPr>
          <w:rFonts w:cs="Arial"/>
          <w:szCs w:val="20"/>
        </w:rPr>
        <w:fldChar w:fldCharType="begin"/>
      </w:r>
      <w:r w:rsidR="006A6B28">
        <w:rPr>
          <w:rFonts w:cs="Arial"/>
          <w:szCs w:val="20"/>
        </w:rPr>
        <w:instrText xml:space="preserve"> REF _Ref164081953 \h </w:instrText>
      </w:r>
      <w:r w:rsidR="006A6B28">
        <w:rPr>
          <w:rFonts w:cs="Arial"/>
          <w:szCs w:val="20"/>
        </w:rPr>
      </w:r>
      <w:r w:rsidR="006A6B28">
        <w:rPr>
          <w:rFonts w:cs="Arial"/>
          <w:szCs w:val="20"/>
        </w:rPr>
        <w:fldChar w:fldCharType="separate"/>
      </w:r>
      <w:r w:rsidR="006A6B28">
        <w:t>4.4</w:t>
      </w:r>
      <w:r w:rsidR="006A6B28">
        <w:rPr>
          <w:rFonts w:cs="Arial"/>
          <w:szCs w:val="20"/>
        </w:rPr>
        <w:fldChar w:fldCharType="end"/>
      </w:r>
      <w:r w:rsidR="00D03DE8">
        <w:rPr>
          <w:rFonts w:cs="Arial"/>
          <w:szCs w:val="20"/>
        </w:rPr>
        <w:t>)</w:t>
      </w:r>
      <w:r w:rsidR="00B84504">
        <w:rPr>
          <w:rFonts w:cs="Arial"/>
          <w:szCs w:val="20"/>
        </w:rPr>
        <w:t xml:space="preserve"> to form a unified structural model relating Community of Inquiry, Cognitive Load, and student performance</w:t>
      </w:r>
      <w:r w:rsidR="000D29FF">
        <w:rPr>
          <w:rFonts w:cs="Arial"/>
          <w:szCs w:val="20"/>
        </w:rPr>
        <w:t xml:space="preserve">. </w:t>
      </w:r>
    </w:p>
    <w:p w14:paraId="69629997" w14:textId="77777777" w:rsidR="008529BE" w:rsidRDefault="008529BE" w:rsidP="00BA79DC">
      <w:pPr>
        <w:rPr>
          <w:rFonts w:cs="Arial"/>
          <w:szCs w:val="20"/>
        </w:rPr>
      </w:pPr>
    </w:p>
    <w:p w14:paraId="157B375F" w14:textId="7387AD23" w:rsidR="00C004F7" w:rsidRDefault="00B76697" w:rsidP="00B76697">
      <w:pPr>
        <w:pStyle w:val="Heading2"/>
      </w:pPr>
      <w:bookmarkStart w:id="12" w:name="_Ref164081819"/>
      <w:r>
        <w:t xml:space="preserve">4.1 </w:t>
      </w:r>
      <w:r w:rsidR="00C004F7">
        <w:t>Structural Equation Modeling for Community of Inquiry</w:t>
      </w:r>
      <w:bookmarkEnd w:id="12"/>
    </w:p>
    <w:p w14:paraId="51A95F43" w14:textId="34F8EA16" w:rsidR="00C004F7" w:rsidRDefault="00CE1656">
      <w:pPr>
        <w:ind w:firstLine="720"/>
        <w:rPr>
          <w:rFonts w:cs="Arial"/>
          <w:bCs/>
          <w:szCs w:val="20"/>
        </w:rPr>
        <w:pPrChange w:id="13" w:author="Chamberlain, Darryl" w:date="2025-02-05T17:19:00Z" w16du:dateUtc="2025-02-05T22:19:00Z">
          <w:pPr>
            <w:ind w:firstLine="360"/>
          </w:pPr>
        </w:pPrChange>
      </w:pPr>
      <w:r>
        <w:rPr>
          <w:rFonts w:cs="Arial"/>
          <w:bCs/>
          <w:szCs w:val="20"/>
        </w:rPr>
        <w:t xml:space="preserve">An SEM model for Community of Inquiry was presented by </w:t>
      </w:r>
      <w:r w:rsidRPr="00684579">
        <w:rPr>
          <w:rFonts w:cs="Arial"/>
          <w:bCs/>
          <w:szCs w:val="20"/>
        </w:rPr>
        <w:t xml:space="preserve">Shea and </w:t>
      </w:r>
      <w:proofErr w:type="spellStart"/>
      <w:r w:rsidRPr="00684579">
        <w:rPr>
          <w:rFonts w:cs="Arial"/>
          <w:bCs/>
          <w:szCs w:val="20"/>
        </w:rPr>
        <w:t>Bidjerano</w:t>
      </w:r>
      <w:proofErr w:type="spellEnd"/>
      <w:r w:rsidRPr="00684579">
        <w:rPr>
          <w:rFonts w:cs="Arial"/>
          <w:bCs/>
          <w:szCs w:val="20"/>
        </w:rPr>
        <w:t xml:space="preserve"> (2009) in</w:t>
      </w:r>
      <w:r>
        <w:rPr>
          <w:rFonts w:cs="Arial"/>
          <w:bCs/>
          <w:szCs w:val="20"/>
        </w:rPr>
        <w:t xml:space="preserve"> </w:t>
      </w:r>
      <w:r>
        <w:rPr>
          <w:rFonts w:cs="Arial"/>
          <w:bCs/>
          <w:szCs w:val="20"/>
        </w:rPr>
        <w:fldChar w:fldCharType="begin"/>
      </w:r>
      <w:r>
        <w:rPr>
          <w:rFonts w:cs="Arial"/>
          <w:bCs/>
          <w:szCs w:val="20"/>
        </w:rPr>
        <w:instrText xml:space="preserve"> REF _Ref162871329 \h </w:instrText>
      </w:r>
      <w:r>
        <w:rPr>
          <w:rFonts w:cs="Arial"/>
          <w:bCs/>
          <w:szCs w:val="20"/>
        </w:rPr>
      </w:r>
      <w:r>
        <w:rPr>
          <w:rFonts w:cs="Arial"/>
          <w:bCs/>
          <w:szCs w:val="20"/>
        </w:rPr>
        <w:fldChar w:fldCharType="separate"/>
      </w:r>
      <w:r w:rsidR="00DA1AD9">
        <w:t xml:space="preserve">Figure </w:t>
      </w:r>
      <w:r w:rsidR="00DA1AD9">
        <w:rPr>
          <w:noProof/>
        </w:rPr>
        <w:t>2</w:t>
      </w:r>
      <w:r>
        <w:rPr>
          <w:rFonts w:cs="Arial"/>
          <w:bCs/>
          <w:szCs w:val="20"/>
        </w:rPr>
        <w:fldChar w:fldCharType="end"/>
      </w:r>
      <w:r>
        <w:rPr>
          <w:rFonts w:cs="Arial"/>
          <w:bCs/>
          <w:szCs w:val="20"/>
        </w:rPr>
        <w:t xml:space="preserve">. </w:t>
      </w:r>
      <w:r w:rsidR="007B3976">
        <w:rPr>
          <w:rFonts w:cs="Arial"/>
          <w:bCs/>
          <w:szCs w:val="20"/>
        </w:rPr>
        <w:t xml:space="preserve">We first replicated the same structure with our own data as seen in </w:t>
      </w:r>
      <w:r w:rsidR="007B3976">
        <w:rPr>
          <w:rFonts w:cs="Arial"/>
          <w:bCs/>
          <w:szCs w:val="20"/>
        </w:rPr>
        <w:fldChar w:fldCharType="begin"/>
      </w:r>
      <w:r w:rsidR="007B3976">
        <w:rPr>
          <w:rFonts w:cs="Arial"/>
          <w:bCs/>
          <w:szCs w:val="20"/>
        </w:rPr>
        <w:instrText xml:space="preserve"> REF _Ref162886211 \h </w:instrText>
      </w:r>
      <w:r w:rsidR="007B3976">
        <w:rPr>
          <w:rFonts w:cs="Arial"/>
          <w:bCs/>
          <w:szCs w:val="20"/>
        </w:rPr>
      </w:r>
      <w:r w:rsidR="007B3976">
        <w:rPr>
          <w:rFonts w:cs="Arial"/>
          <w:bCs/>
          <w:szCs w:val="20"/>
        </w:rPr>
        <w:fldChar w:fldCharType="separate"/>
      </w:r>
      <w:r w:rsidR="007B3976">
        <w:t xml:space="preserve">Figure </w:t>
      </w:r>
      <w:r w:rsidR="007B3976">
        <w:rPr>
          <w:noProof/>
        </w:rPr>
        <w:t>4</w:t>
      </w:r>
      <w:r w:rsidR="007B3976">
        <w:rPr>
          <w:rFonts w:cs="Arial"/>
          <w:bCs/>
          <w:szCs w:val="20"/>
        </w:rPr>
        <w:fldChar w:fldCharType="end"/>
      </w:r>
      <w:r w:rsidR="007B3976">
        <w:rPr>
          <w:rFonts w:cs="Arial"/>
          <w:bCs/>
          <w:szCs w:val="20"/>
        </w:rPr>
        <w:t>.</w:t>
      </w:r>
      <w:r w:rsidR="00675173">
        <w:rPr>
          <w:rFonts w:cs="Arial"/>
          <w:bCs/>
          <w:szCs w:val="20"/>
        </w:rPr>
        <w:t xml:space="preserve"> </w:t>
      </w:r>
      <w:r w:rsidR="00CB4E7A">
        <w:rPr>
          <w:rFonts w:cs="Arial"/>
          <w:bCs/>
          <w:szCs w:val="20"/>
        </w:rPr>
        <w:t xml:space="preserve">Evaluative metrics </w:t>
      </w:r>
      <w:r w:rsidR="00FC7836">
        <w:rPr>
          <w:rFonts w:cs="Arial"/>
          <w:bCs/>
          <w:szCs w:val="20"/>
        </w:rPr>
        <w:t xml:space="preserve">for the </w:t>
      </w:r>
      <w:r w:rsidR="008C14B6">
        <w:rPr>
          <w:rFonts w:cs="Arial"/>
          <w:bCs/>
          <w:szCs w:val="20"/>
        </w:rPr>
        <w:fldChar w:fldCharType="begin"/>
      </w:r>
      <w:r w:rsidR="008C14B6">
        <w:rPr>
          <w:rFonts w:cs="Arial"/>
          <w:bCs/>
          <w:szCs w:val="20"/>
        </w:rPr>
        <w:instrText xml:space="preserve"> REF _Ref162886211 \h </w:instrText>
      </w:r>
      <w:r w:rsidR="008C14B6">
        <w:rPr>
          <w:rFonts w:cs="Arial"/>
          <w:bCs/>
          <w:szCs w:val="20"/>
        </w:rPr>
      </w:r>
      <w:r w:rsidR="008C14B6">
        <w:rPr>
          <w:rFonts w:cs="Arial"/>
          <w:bCs/>
          <w:szCs w:val="20"/>
        </w:rPr>
        <w:fldChar w:fldCharType="separate"/>
      </w:r>
      <w:r w:rsidR="008C14B6">
        <w:t xml:space="preserve">Figure </w:t>
      </w:r>
      <w:r w:rsidR="008C14B6">
        <w:rPr>
          <w:noProof/>
        </w:rPr>
        <w:t>4</w:t>
      </w:r>
      <w:r w:rsidR="008C14B6">
        <w:rPr>
          <w:rFonts w:cs="Arial"/>
          <w:bCs/>
          <w:szCs w:val="20"/>
        </w:rPr>
        <w:fldChar w:fldCharType="end"/>
      </w:r>
      <w:r w:rsidR="008C14B6">
        <w:rPr>
          <w:rFonts w:cs="Arial"/>
          <w:bCs/>
          <w:szCs w:val="20"/>
        </w:rPr>
        <w:t xml:space="preserve"> </w:t>
      </w:r>
      <w:r w:rsidR="00FC7836">
        <w:rPr>
          <w:rFonts w:cs="Arial"/>
          <w:bCs/>
          <w:szCs w:val="20"/>
        </w:rPr>
        <w:t xml:space="preserve">model </w:t>
      </w:r>
      <w:proofErr w:type="gramStart"/>
      <w:r w:rsidR="00FC7836">
        <w:rPr>
          <w:rFonts w:cs="Arial"/>
          <w:bCs/>
          <w:szCs w:val="20"/>
        </w:rPr>
        <w:t>are</w:t>
      </w:r>
      <w:proofErr w:type="gramEnd"/>
      <w:r w:rsidR="00CB4E7A">
        <w:rPr>
          <w:rFonts w:cs="Arial"/>
          <w:bCs/>
          <w:szCs w:val="20"/>
        </w:rPr>
        <w:t>:</w:t>
      </w:r>
    </w:p>
    <w:p w14:paraId="2B060641" w14:textId="7ACF67D7" w:rsidR="00CB4E7A" w:rsidRDefault="00CB4E7A" w:rsidP="00CB4E7A">
      <w:pPr>
        <w:pStyle w:val="ListParagraph"/>
        <w:numPr>
          <w:ilvl w:val="0"/>
          <w:numId w:val="13"/>
        </w:numPr>
        <w:spacing w:line="240" w:lineRule="auto"/>
        <w:rPr>
          <w:rFonts w:ascii="Arial" w:hAnsi="Arial" w:cs="Arial"/>
          <w:bCs/>
          <w:sz w:val="20"/>
          <w:szCs w:val="20"/>
        </w:rPr>
      </w:pPr>
      <w:r>
        <w:rPr>
          <w:rFonts w:ascii="Arial" w:hAnsi="Arial" w:cs="Arial"/>
          <w:bCs/>
          <w:sz w:val="20"/>
          <w:szCs w:val="20"/>
        </w:rPr>
        <w:t>RMSE</w:t>
      </w:r>
      <w:r w:rsidR="00F46DA1">
        <w:rPr>
          <w:rFonts w:ascii="Arial" w:hAnsi="Arial" w:cs="Arial"/>
          <w:bCs/>
          <w:sz w:val="20"/>
          <w:szCs w:val="20"/>
        </w:rPr>
        <w:t>A</w:t>
      </w:r>
      <w:r>
        <w:rPr>
          <w:rFonts w:ascii="Arial" w:hAnsi="Arial" w:cs="Arial"/>
          <w:bCs/>
          <w:sz w:val="20"/>
          <w:szCs w:val="20"/>
        </w:rPr>
        <w:t>=0.15 (target &lt;0.1)</w:t>
      </w:r>
    </w:p>
    <w:p w14:paraId="62D6C169" w14:textId="156E22D0" w:rsidR="00CB4E7A" w:rsidRDefault="00CB4E7A" w:rsidP="00CB4E7A">
      <w:pPr>
        <w:pStyle w:val="ListParagraph"/>
        <w:numPr>
          <w:ilvl w:val="0"/>
          <w:numId w:val="13"/>
        </w:numPr>
        <w:spacing w:line="240" w:lineRule="auto"/>
        <w:rPr>
          <w:rFonts w:ascii="Arial" w:hAnsi="Arial" w:cs="Arial"/>
          <w:bCs/>
          <w:sz w:val="20"/>
          <w:szCs w:val="20"/>
        </w:rPr>
      </w:pPr>
      <w:r>
        <w:rPr>
          <w:rFonts w:ascii="Arial" w:hAnsi="Arial" w:cs="Arial"/>
          <w:bCs/>
          <w:sz w:val="20"/>
          <w:szCs w:val="20"/>
        </w:rPr>
        <w:t>CFI=0.67 (target &gt;0.9)</w:t>
      </w:r>
    </w:p>
    <w:p w14:paraId="635AE2AD" w14:textId="70D83AF9" w:rsidR="00F46DA1" w:rsidRDefault="00F46DA1" w:rsidP="00CB4E7A">
      <w:pPr>
        <w:pStyle w:val="ListParagraph"/>
        <w:numPr>
          <w:ilvl w:val="0"/>
          <w:numId w:val="13"/>
        </w:numPr>
        <w:spacing w:line="240" w:lineRule="auto"/>
        <w:rPr>
          <w:rFonts w:ascii="Arial" w:hAnsi="Arial" w:cs="Arial"/>
          <w:bCs/>
          <w:sz w:val="20"/>
          <w:szCs w:val="20"/>
        </w:rPr>
      </w:pPr>
      <w:r>
        <w:rPr>
          <w:rFonts w:ascii="Arial" w:hAnsi="Arial" w:cs="Arial"/>
          <w:bCs/>
          <w:sz w:val="20"/>
          <w:szCs w:val="20"/>
        </w:rPr>
        <w:t>GFI=</w:t>
      </w:r>
      <w:r w:rsidR="00CE4940">
        <w:rPr>
          <w:rFonts w:ascii="Arial" w:hAnsi="Arial" w:cs="Arial"/>
          <w:bCs/>
          <w:sz w:val="20"/>
          <w:szCs w:val="20"/>
        </w:rPr>
        <w:t>0.64 (target &gt;0.9)</w:t>
      </w:r>
    </w:p>
    <w:p w14:paraId="74FC1520" w14:textId="33AF4A41" w:rsidR="00CE4940" w:rsidRDefault="00CE4940" w:rsidP="00CB4E7A">
      <w:pPr>
        <w:pStyle w:val="ListParagraph"/>
        <w:numPr>
          <w:ilvl w:val="0"/>
          <w:numId w:val="13"/>
        </w:numPr>
        <w:spacing w:line="240" w:lineRule="auto"/>
        <w:rPr>
          <w:rFonts w:ascii="Arial" w:hAnsi="Arial" w:cs="Arial"/>
          <w:bCs/>
          <w:sz w:val="20"/>
          <w:szCs w:val="20"/>
        </w:rPr>
      </w:pPr>
      <w:r>
        <w:rPr>
          <w:rFonts w:ascii="Arial" w:hAnsi="Arial" w:cs="Arial"/>
          <w:bCs/>
          <w:sz w:val="20"/>
          <w:szCs w:val="20"/>
        </w:rPr>
        <w:t>TLI=0.65 (target &gt;0.95)</w:t>
      </w:r>
    </w:p>
    <w:p w14:paraId="6D9B0F8F" w14:textId="23147C90" w:rsidR="001E616E" w:rsidRDefault="00ED49C9" w:rsidP="001E616E">
      <w:pPr>
        <w:rPr>
          <w:rFonts w:cs="Arial"/>
          <w:bCs/>
          <w:szCs w:val="20"/>
        </w:rPr>
      </w:pPr>
      <w:r>
        <w:rPr>
          <w:rFonts w:cs="Arial"/>
          <w:bCs/>
          <w:szCs w:val="20"/>
        </w:rPr>
        <w:t>By all metrics</w:t>
      </w:r>
      <w:r w:rsidR="001E616E">
        <w:rPr>
          <w:rFonts w:cs="Arial"/>
          <w:bCs/>
          <w:szCs w:val="20"/>
        </w:rPr>
        <w:t xml:space="preserve">, this was a poor structural model for our data. To determine a more appropriate structural model that </w:t>
      </w:r>
      <w:proofErr w:type="gramStart"/>
      <w:r w:rsidR="001E616E">
        <w:rPr>
          <w:rFonts w:cs="Arial"/>
          <w:bCs/>
          <w:szCs w:val="20"/>
        </w:rPr>
        <w:t>fit</w:t>
      </w:r>
      <w:proofErr w:type="gramEnd"/>
      <w:r w:rsidR="001E616E">
        <w:rPr>
          <w:rFonts w:cs="Arial"/>
          <w:bCs/>
          <w:szCs w:val="20"/>
        </w:rPr>
        <w:t xml:space="preserve"> our data, we conducted an Exploratory Factor Analysis which suggested intermediate latent factors as presented in </w:t>
      </w:r>
      <w:r w:rsidR="001E616E">
        <w:rPr>
          <w:rFonts w:cs="Arial"/>
          <w:bCs/>
          <w:szCs w:val="20"/>
        </w:rPr>
        <w:fldChar w:fldCharType="begin"/>
      </w:r>
      <w:r w:rsidR="001E616E">
        <w:rPr>
          <w:rFonts w:cs="Arial"/>
          <w:bCs/>
          <w:szCs w:val="20"/>
        </w:rPr>
        <w:instrText xml:space="preserve"> REF _Ref162886647 \h </w:instrText>
      </w:r>
      <w:r w:rsidR="001E616E">
        <w:rPr>
          <w:rFonts w:cs="Arial"/>
          <w:bCs/>
          <w:szCs w:val="20"/>
        </w:rPr>
      </w:r>
      <w:r w:rsidR="001E616E">
        <w:rPr>
          <w:rFonts w:cs="Arial"/>
          <w:bCs/>
          <w:szCs w:val="20"/>
        </w:rPr>
        <w:fldChar w:fldCharType="separate"/>
      </w:r>
      <w:r w:rsidR="001E616E">
        <w:t xml:space="preserve">Figure </w:t>
      </w:r>
      <w:r w:rsidR="001E616E">
        <w:rPr>
          <w:noProof/>
        </w:rPr>
        <w:t>5</w:t>
      </w:r>
      <w:r w:rsidR="001E616E">
        <w:rPr>
          <w:rFonts w:cs="Arial"/>
          <w:bCs/>
          <w:szCs w:val="20"/>
        </w:rPr>
        <w:fldChar w:fldCharType="end"/>
      </w:r>
      <w:r w:rsidR="001E616E">
        <w:rPr>
          <w:rFonts w:cs="Arial"/>
          <w:bCs/>
          <w:szCs w:val="20"/>
        </w:rPr>
        <w:t xml:space="preserve">. Evaluative metrics for the </w:t>
      </w:r>
      <w:r w:rsidR="001E616E">
        <w:rPr>
          <w:rFonts w:cs="Arial"/>
          <w:bCs/>
          <w:szCs w:val="20"/>
        </w:rPr>
        <w:fldChar w:fldCharType="begin"/>
      </w:r>
      <w:r w:rsidR="001E616E">
        <w:rPr>
          <w:rFonts w:cs="Arial"/>
          <w:bCs/>
          <w:szCs w:val="20"/>
        </w:rPr>
        <w:instrText xml:space="preserve"> REF _Ref162886647 \h </w:instrText>
      </w:r>
      <w:r w:rsidR="001E616E">
        <w:rPr>
          <w:rFonts w:cs="Arial"/>
          <w:bCs/>
          <w:szCs w:val="20"/>
        </w:rPr>
      </w:r>
      <w:r w:rsidR="001E616E">
        <w:rPr>
          <w:rFonts w:cs="Arial"/>
          <w:bCs/>
          <w:szCs w:val="20"/>
        </w:rPr>
        <w:fldChar w:fldCharType="separate"/>
      </w:r>
      <w:r w:rsidR="001E616E">
        <w:t xml:space="preserve">Figure </w:t>
      </w:r>
      <w:r w:rsidR="001E616E">
        <w:rPr>
          <w:noProof/>
        </w:rPr>
        <w:t>5</w:t>
      </w:r>
      <w:r w:rsidR="001E616E">
        <w:rPr>
          <w:rFonts w:cs="Arial"/>
          <w:bCs/>
          <w:szCs w:val="20"/>
        </w:rPr>
        <w:fldChar w:fldCharType="end"/>
      </w:r>
      <w:r w:rsidR="001E616E">
        <w:rPr>
          <w:rFonts w:cs="Arial"/>
          <w:bCs/>
          <w:szCs w:val="20"/>
        </w:rPr>
        <w:t xml:space="preserve"> model </w:t>
      </w:r>
      <w:proofErr w:type="gramStart"/>
      <w:r w:rsidR="001E616E">
        <w:rPr>
          <w:rFonts w:cs="Arial"/>
          <w:bCs/>
          <w:szCs w:val="20"/>
        </w:rPr>
        <w:t>are</w:t>
      </w:r>
      <w:proofErr w:type="gramEnd"/>
      <w:r w:rsidR="001E616E">
        <w:rPr>
          <w:rFonts w:cs="Arial"/>
          <w:bCs/>
          <w:szCs w:val="20"/>
        </w:rPr>
        <w:t>:</w:t>
      </w:r>
    </w:p>
    <w:p w14:paraId="70B0E57F" w14:textId="77777777" w:rsidR="001E616E" w:rsidRDefault="001E616E" w:rsidP="001E616E">
      <w:pPr>
        <w:pStyle w:val="ListParagraph"/>
        <w:numPr>
          <w:ilvl w:val="0"/>
          <w:numId w:val="13"/>
        </w:numPr>
        <w:spacing w:line="240" w:lineRule="auto"/>
        <w:rPr>
          <w:rFonts w:ascii="Arial" w:hAnsi="Arial" w:cs="Arial"/>
          <w:bCs/>
          <w:sz w:val="20"/>
          <w:szCs w:val="20"/>
        </w:rPr>
      </w:pPr>
      <w:r>
        <w:rPr>
          <w:rFonts w:ascii="Arial" w:hAnsi="Arial" w:cs="Arial"/>
          <w:bCs/>
          <w:sz w:val="20"/>
          <w:szCs w:val="20"/>
        </w:rPr>
        <w:t>RMSEA=0.08 (target &lt;0.1)</w:t>
      </w:r>
    </w:p>
    <w:p w14:paraId="4D611F6A" w14:textId="77777777" w:rsidR="001E616E" w:rsidRDefault="001E616E" w:rsidP="001E616E">
      <w:pPr>
        <w:pStyle w:val="ListParagraph"/>
        <w:numPr>
          <w:ilvl w:val="0"/>
          <w:numId w:val="13"/>
        </w:numPr>
        <w:spacing w:line="240" w:lineRule="auto"/>
        <w:rPr>
          <w:rFonts w:ascii="Arial" w:hAnsi="Arial" w:cs="Arial"/>
          <w:bCs/>
          <w:sz w:val="20"/>
          <w:szCs w:val="20"/>
        </w:rPr>
      </w:pPr>
      <w:r>
        <w:rPr>
          <w:rFonts w:ascii="Arial" w:hAnsi="Arial" w:cs="Arial"/>
          <w:bCs/>
          <w:sz w:val="20"/>
          <w:szCs w:val="20"/>
        </w:rPr>
        <w:t>CFI=0.92 (target &gt;0.9)</w:t>
      </w:r>
    </w:p>
    <w:p w14:paraId="21FEFD1A" w14:textId="77777777" w:rsidR="001E616E" w:rsidRDefault="001E616E" w:rsidP="001E616E">
      <w:pPr>
        <w:pStyle w:val="ListParagraph"/>
        <w:numPr>
          <w:ilvl w:val="0"/>
          <w:numId w:val="13"/>
        </w:numPr>
        <w:spacing w:line="240" w:lineRule="auto"/>
        <w:rPr>
          <w:rFonts w:ascii="Arial" w:hAnsi="Arial" w:cs="Arial"/>
          <w:bCs/>
          <w:sz w:val="20"/>
          <w:szCs w:val="20"/>
        </w:rPr>
      </w:pPr>
      <w:r>
        <w:rPr>
          <w:rFonts w:ascii="Arial" w:hAnsi="Arial" w:cs="Arial"/>
          <w:bCs/>
          <w:sz w:val="20"/>
          <w:szCs w:val="20"/>
        </w:rPr>
        <w:t>GFI=0.88 (target &gt;0.9)</w:t>
      </w:r>
    </w:p>
    <w:p w14:paraId="4E408EE2" w14:textId="77777777" w:rsidR="001E616E" w:rsidRDefault="001E616E" w:rsidP="001E616E">
      <w:pPr>
        <w:pStyle w:val="ListParagraph"/>
        <w:numPr>
          <w:ilvl w:val="0"/>
          <w:numId w:val="13"/>
        </w:numPr>
        <w:spacing w:line="240" w:lineRule="auto"/>
        <w:rPr>
          <w:rFonts w:ascii="Arial" w:hAnsi="Arial" w:cs="Arial"/>
          <w:bCs/>
          <w:sz w:val="20"/>
          <w:szCs w:val="20"/>
        </w:rPr>
      </w:pPr>
      <w:r>
        <w:rPr>
          <w:rFonts w:ascii="Arial" w:hAnsi="Arial" w:cs="Arial"/>
          <w:bCs/>
          <w:sz w:val="20"/>
          <w:szCs w:val="20"/>
        </w:rPr>
        <w:t>TLI=0.91 (target &gt;0.95)</w:t>
      </w:r>
    </w:p>
    <w:p w14:paraId="1DB65609" w14:textId="77777777" w:rsidR="001E616E" w:rsidRDefault="001E616E" w:rsidP="001E616E">
      <w:pPr>
        <w:rPr>
          <w:rFonts w:cs="Arial"/>
          <w:bCs/>
          <w:szCs w:val="20"/>
        </w:rPr>
      </w:pPr>
      <w:r>
        <w:rPr>
          <w:rFonts w:cs="Arial"/>
          <w:bCs/>
          <w:szCs w:val="20"/>
        </w:rPr>
        <w:t xml:space="preserve">Noting the soft nature of our evaluation targets and that GFI and TLI </w:t>
      </w:r>
      <w:proofErr w:type="gramStart"/>
      <w:r>
        <w:rPr>
          <w:rFonts w:cs="Arial"/>
          <w:bCs/>
          <w:szCs w:val="20"/>
        </w:rPr>
        <w:t>in particular can</w:t>
      </w:r>
      <w:proofErr w:type="gramEnd"/>
      <w:r>
        <w:rPr>
          <w:rFonts w:cs="Arial"/>
          <w:bCs/>
          <w:szCs w:val="20"/>
        </w:rPr>
        <w:t xml:space="preserve"> be negatively influenced by number of factors (which we increased by adding intermediate latent factors), we find this model adequately fits our data. Of note are the regression coefficients for the intermediate teaching latent factors. While one latent factor is always fixed to 1, the others have negative regression coefficients. The intermediate factor </w:t>
      </w:r>
      <w:r>
        <w:rPr>
          <w:rFonts w:cs="Arial"/>
          <w:bCs/>
          <w:i/>
          <w:iCs/>
          <w:szCs w:val="20"/>
        </w:rPr>
        <w:t xml:space="preserve">latent_tp1 </w:t>
      </w:r>
      <w:r>
        <w:rPr>
          <w:rFonts w:cs="Arial"/>
          <w:bCs/>
          <w:szCs w:val="20"/>
        </w:rPr>
        <w:t xml:space="preserve">loads onto questions about instructor communication (e.g., clearly communicated course topics, goals, instructions on how to participate, and important due dates), </w:t>
      </w:r>
      <w:r>
        <w:rPr>
          <w:rFonts w:cs="Arial"/>
          <w:bCs/>
          <w:i/>
          <w:iCs/>
          <w:szCs w:val="20"/>
        </w:rPr>
        <w:t xml:space="preserve">latent_tp2 </w:t>
      </w:r>
      <w:r>
        <w:rPr>
          <w:rFonts w:cs="Arial"/>
          <w:bCs/>
          <w:szCs w:val="20"/>
        </w:rPr>
        <w:t xml:space="preserve">loads onto questions involving course participants in general (e.g., guiding class towards understanding, keeping course participants engaged and on task, and reinforcing sense of community), and </w:t>
      </w:r>
      <w:r>
        <w:rPr>
          <w:rFonts w:cs="Arial"/>
          <w:bCs/>
          <w:i/>
          <w:iCs/>
          <w:szCs w:val="20"/>
        </w:rPr>
        <w:t xml:space="preserve">latent_tp3 </w:t>
      </w:r>
      <w:r>
        <w:rPr>
          <w:rFonts w:cs="Arial"/>
          <w:bCs/>
          <w:szCs w:val="20"/>
        </w:rPr>
        <w:t xml:space="preserve">loads onto questions involving instructor feedback (e.g., feedback for understanding and in a timely fashion). Descriptive statistics provide some reasoning for the change in regression coefficient signs: </w:t>
      </w:r>
      <w:r>
        <w:rPr>
          <w:rFonts w:cs="Arial"/>
          <w:bCs/>
          <w:i/>
          <w:iCs/>
          <w:szCs w:val="20"/>
        </w:rPr>
        <w:t xml:space="preserve">latent_tp1 </w:t>
      </w:r>
      <w:r>
        <w:rPr>
          <w:rFonts w:cs="Arial"/>
          <w:bCs/>
          <w:szCs w:val="20"/>
        </w:rPr>
        <w:t xml:space="preserve">questions had mean scores of about 2.9 and standard deviation of about 1.6 while the other teaching presence questions had averages of at least 4 and standard deviation of about 1.2. Since the average scores that </w:t>
      </w:r>
      <w:r>
        <w:rPr>
          <w:rFonts w:cs="Arial"/>
          <w:bCs/>
          <w:i/>
          <w:iCs/>
          <w:szCs w:val="20"/>
        </w:rPr>
        <w:t xml:space="preserve">latent_tp2 </w:t>
      </w:r>
      <w:r>
        <w:rPr>
          <w:rFonts w:cs="Arial"/>
          <w:bCs/>
          <w:szCs w:val="20"/>
        </w:rPr>
        <w:t xml:space="preserve">and </w:t>
      </w:r>
      <w:r>
        <w:rPr>
          <w:rFonts w:cs="Arial"/>
          <w:bCs/>
          <w:i/>
          <w:iCs/>
          <w:szCs w:val="20"/>
        </w:rPr>
        <w:t xml:space="preserve">latent_tp3 </w:t>
      </w:r>
      <w:r>
        <w:rPr>
          <w:rFonts w:cs="Arial"/>
          <w:bCs/>
          <w:szCs w:val="20"/>
        </w:rPr>
        <w:t xml:space="preserve">were far higher than those of </w:t>
      </w:r>
      <w:r>
        <w:rPr>
          <w:rFonts w:cs="Arial"/>
          <w:bCs/>
          <w:i/>
          <w:iCs/>
          <w:szCs w:val="20"/>
        </w:rPr>
        <w:t>latent_tp1</w:t>
      </w:r>
      <w:r>
        <w:rPr>
          <w:rFonts w:cs="Arial"/>
          <w:bCs/>
          <w:szCs w:val="20"/>
        </w:rPr>
        <w:t xml:space="preserve">, the regression coefficients were negative to compensate for this difference. </w:t>
      </w:r>
    </w:p>
    <w:p w14:paraId="770F5A41" w14:textId="060369DF" w:rsidR="001E616E" w:rsidRDefault="001E616E" w:rsidP="001E616E">
      <w:pPr>
        <w:rPr>
          <w:rFonts w:cs="Arial"/>
          <w:bCs/>
          <w:szCs w:val="20"/>
        </w:rPr>
      </w:pPr>
      <w:r>
        <w:rPr>
          <w:rFonts w:cs="Arial"/>
          <w:bCs/>
          <w:szCs w:val="20"/>
        </w:rPr>
        <w:tab/>
        <w:t xml:space="preserve">SEM models also provide covariation between latent values (seen as dotted bi-directional arrows) as well as a hypothesis test p-value on whether the two latent values covary independently (null hypothesis) or jointly (alternatively hypothesis). Correlation is a normalized version of covariance. </w:t>
      </w:r>
      <w:r w:rsidR="00727705">
        <w:rPr>
          <w:rFonts w:cs="Arial"/>
          <w:bCs/>
          <w:szCs w:val="20"/>
        </w:rPr>
        <w:t>Like correlation, c</w:t>
      </w:r>
      <w:r>
        <w:rPr>
          <w:rFonts w:cs="Arial"/>
          <w:bCs/>
          <w:szCs w:val="20"/>
        </w:rPr>
        <w:t>ovariance near 0 means that the two latent factors do not relate to one another.</w:t>
      </w:r>
      <w:r w:rsidR="00A50A64">
        <w:rPr>
          <w:rFonts w:cs="Arial"/>
          <w:bCs/>
          <w:szCs w:val="20"/>
        </w:rPr>
        <w:t xml:space="preserve"> </w:t>
      </w:r>
      <w:r>
        <w:rPr>
          <w:rFonts w:cs="Arial"/>
          <w:bCs/>
          <w:szCs w:val="20"/>
        </w:rPr>
        <w:t xml:space="preserve">Covariation and p-values for latent values of the </w:t>
      </w:r>
      <w:r>
        <w:rPr>
          <w:rFonts w:cs="Arial"/>
          <w:bCs/>
          <w:szCs w:val="20"/>
        </w:rPr>
        <w:fldChar w:fldCharType="begin"/>
      </w:r>
      <w:r>
        <w:rPr>
          <w:rFonts w:cs="Arial"/>
          <w:bCs/>
          <w:szCs w:val="20"/>
        </w:rPr>
        <w:instrText xml:space="preserve"> REF _Ref162886647 \h </w:instrText>
      </w:r>
      <w:r>
        <w:rPr>
          <w:rFonts w:cs="Arial"/>
          <w:bCs/>
          <w:szCs w:val="20"/>
        </w:rPr>
      </w:r>
      <w:r>
        <w:rPr>
          <w:rFonts w:cs="Arial"/>
          <w:bCs/>
          <w:szCs w:val="20"/>
        </w:rPr>
        <w:fldChar w:fldCharType="separate"/>
      </w:r>
      <w:r>
        <w:t xml:space="preserve">Figure </w:t>
      </w:r>
      <w:r>
        <w:rPr>
          <w:noProof/>
        </w:rPr>
        <w:t>5</w:t>
      </w:r>
      <w:r>
        <w:rPr>
          <w:rFonts w:cs="Arial"/>
          <w:bCs/>
          <w:szCs w:val="20"/>
        </w:rPr>
        <w:fldChar w:fldCharType="end"/>
      </w:r>
      <w:r>
        <w:rPr>
          <w:rFonts w:cs="Arial"/>
          <w:bCs/>
          <w:szCs w:val="20"/>
        </w:rPr>
        <w:t xml:space="preserve"> model </w:t>
      </w:r>
      <w:proofErr w:type="gramStart"/>
      <w:r>
        <w:rPr>
          <w:rFonts w:cs="Arial"/>
          <w:bCs/>
          <w:szCs w:val="20"/>
        </w:rPr>
        <w:t>are</w:t>
      </w:r>
      <w:proofErr w:type="gramEnd"/>
      <w:r>
        <w:rPr>
          <w:rFonts w:cs="Arial"/>
          <w:bCs/>
          <w:szCs w:val="20"/>
        </w:rPr>
        <w:t>:</w:t>
      </w:r>
    </w:p>
    <w:p w14:paraId="2306584A" w14:textId="77777777" w:rsidR="001E616E" w:rsidRDefault="001E616E" w:rsidP="001E616E">
      <w:pPr>
        <w:pStyle w:val="ListParagraph"/>
        <w:numPr>
          <w:ilvl w:val="0"/>
          <w:numId w:val="22"/>
        </w:numPr>
        <w:rPr>
          <w:rFonts w:ascii="Arial" w:hAnsi="Arial" w:cs="Arial"/>
          <w:bCs/>
          <w:sz w:val="20"/>
          <w:szCs w:val="20"/>
        </w:rPr>
      </w:pPr>
      <w:r>
        <w:rPr>
          <w:rFonts w:ascii="Arial" w:hAnsi="Arial" w:cs="Arial"/>
          <w:bCs/>
          <w:i/>
          <w:iCs/>
          <w:sz w:val="20"/>
          <w:szCs w:val="20"/>
        </w:rPr>
        <w:t xml:space="preserve">teaching </w:t>
      </w:r>
      <w:r>
        <w:rPr>
          <w:rFonts w:ascii="Arial" w:hAnsi="Arial" w:cs="Arial"/>
          <w:bCs/>
          <w:sz w:val="20"/>
          <w:szCs w:val="20"/>
        </w:rPr>
        <w:t xml:space="preserve">and </w:t>
      </w:r>
      <w:r>
        <w:rPr>
          <w:rFonts w:ascii="Arial" w:hAnsi="Arial" w:cs="Arial"/>
          <w:bCs/>
          <w:i/>
          <w:iCs/>
          <w:sz w:val="20"/>
          <w:szCs w:val="20"/>
        </w:rPr>
        <w:t>social</w:t>
      </w:r>
      <w:r>
        <w:rPr>
          <w:rFonts w:ascii="Arial" w:hAnsi="Arial" w:cs="Arial"/>
          <w:bCs/>
          <w:sz w:val="20"/>
          <w:szCs w:val="20"/>
        </w:rPr>
        <w:t>: covariance = -0.127, p-value = 0.00</w:t>
      </w:r>
    </w:p>
    <w:p w14:paraId="4575DF48" w14:textId="77777777" w:rsidR="001E616E" w:rsidRDefault="001E616E" w:rsidP="001E616E">
      <w:pPr>
        <w:pStyle w:val="ListParagraph"/>
        <w:numPr>
          <w:ilvl w:val="0"/>
          <w:numId w:val="22"/>
        </w:numPr>
        <w:rPr>
          <w:rFonts w:ascii="Arial" w:hAnsi="Arial" w:cs="Arial"/>
          <w:bCs/>
          <w:sz w:val="20"/>
          <w:szCs w:val="20"/>
        </w:rPr>
      </w:pPr>
      <w:r>
        <w:rPr>
          <w:rFonts w:ascii="Arial" w:hAnsi="Arial" w:cs="Arial"/>
          <w:bCs/>
          <w:i/>
          <w:iCs/>
          <w:sz w:val="20"/>
          <w:szCs w:val="20"/>
        </w:rPr>
        <w:t xml:space="preserve">teaching </w:t>
      </w:r>
      <w:r>
        <w:rPr>
          <w:rFonts w:ascii="Arial" w:hAnsi="Arial" w:cs="Arial"/>
          <w:bCs/>
          <w:sz w:val="20"/>
          <w:szCs w:val="20"/>
        </w:rPr>
        <w:t xml:space="preserve">and </w:t>
      </w:r>
      <w:r>
        <w:rPr>
          <w:rFonts w:ascii="Arial" w:hAnsi="Arial" w:cs="Arial"/>
          <w:bCs/>
          <w:i/>
          <w:iCs/>
          <w:sz w:val="20"/>
          <w:szCs w:val="20"/>
        </w:rPr>
        <w:t>cognitive</w:t>
      </w:r>
      <w:r>
        <w:rPr>
          <w:rFonts w:ascii="Arial" w:hAnsi="Arial" w:cs="Arial"/>
          <w:bCs/>
          <w:sz w:val="20"/>
          <w:szCs w:val="20"/>
        </w:rPr>
        <w:t>: covariance = -0.186, p-value = 0.00</w:t>
      </w:r>
    </w:p>
    <w:p w14:paraId="5603A32C" w14:textId="77777777" w:rsidR="001E616E" w:rsidRDefault="001E616E" w:rsidP="001E616E">
      <w:pPr>
        <w:pStyle w:val="ListParagraph"/>
        <w:numPr>
          <w:ilvl w:val="0"/>
          <w:numId w:val="22"/>
        </w:numPr>
        <w:rPr>
          <w:rFonts w:ascii="Arial" w:hAnsi="Arial" w:cs="Arial"/>
          <w:bCs/>
          <w:sz w:val="20"/>
          <w:szCs w:val="20"/>
        </w:rPr>
      </w:pPr>
      <w:r>
        <w:rPr>
          <w:rFonts w:ascii="Arial" w:hAnsi="Arial" w:cs="Arial"/>
          <w:bCs/>
          <w:i/>
          <w:iCs/>
          <w:sz w:val="20"/>
          <w:szCs w:val="20"/>
        </w:rPr>
        <w:t xml:space="preserve">social </w:t>
      </w:r>
      <w:r>
        <w:rPr>
          <w:rFonts w:ascii="Arial" w:hAnsi="Arial" w:cs="Arial"/>
          <w:bCs/>
          <w:sz w:val="20"/>
          <w:szCs w:val="20"/>
        </w:rPr>
        <w:t xml:space="preserve">and </w:t>
      </w:r>
      <w:r>
        <w:rPr>
          <w:rFonts w:ascii="Arial" w:hAnsi="Arial" w:cs="Arial"/>
          <w:bCs/>
          <w:i/>
          <w:iCs/>
          <w:sz w:val="20"/>
          <w:szCs w:val="20"/>
        </w:rPr>
        <w:t>cognitive</w:t>
      </w:r>
      <w:r>
        <w:rPr>
          <w:rFonts w:ascii="Arial" w:hAnsi="Arial" w:cs="Arial"/>
          <w:bCs/>
          <w:sz w:val="20"/>
          <w:szCs w:val="20"/>
        </w:rPr>
        <w:t>: covariance = 0.498, p-value = 0.00</w:t>
      </w:r>
    </w:p>
    <w:p w14:paraId="6439CCE7" w14:textId="557D7E3C" w:rsidR="001B7031" w:rsidRDefault="001E616E" w:rsidP="001E616E">
      <w:pPr>
        <w:rPr>
          <w:rFonts w:cs="Arial"/>
          <w:bCs/>
          <w:szCs w:val="20"/>
        </w:rPr>
      </w:pPr>
      <w:r>
        <w:rPr>
          <w:rFonts w:cs="Arial"/>
          <w:bCs/>
          <w:szCs w:val="20"/>
        </w:rPr>
        <w:t xml:space="preserve">At all significance levels, we have statistically significant evidence to reject that </w:t>
      </w:r>
      <w:r w:rsidR="00705862">
        <w:rPr>
          <w:rFonts w:cs="Arial"/>
          <w:bCs/>
          <w:szCs w:val="20"/>
        </w:rPr>
        <w:t>each pair of</w:t>
      </w:r>
      <w:r>
        <w:rPr>
          <w:rFonts w:cs="Arial"/>
          <w:bCs/>
          <w:szCs w:val="20"/>
        </w:rPr>
        <w:t xml:space="preserve"> latent values covary independently. For </w:t>
      </w:r>
      <w:r>
        <w:rPr>
          <w:rFonts w:cs="Arial"/>
          <w:bCs/>
          <w:i/>
          <w:iCs/>
          <w:szCs w:val="20"/>
        </w:rPr>
        <w:t xml:space="preserve">teaching </w:t>
      </w:r>
      <w:r>
        <w:rPr>
          <w:rFonts w:cs="Arial"/>
          <w:bCs/>
          <w:szCs w:val="20"/>
        </w:rPr>
        <w:t xml:space="preserve">and </w:t>
      </w:r>
      <w:r>
        <w:rPr>
          <w:rFonts w:cs="Arial"/>
          <w:bCs/>
          <w:i/>
          <w:iCs/>
          <w:szCs w:val="20"/>
        </w:rPr>
        <w:t xml:space="preserve">social/cognitive </w:t>
      </w:r>
      <w:r>
        <w:rPr>
          <w:rFonts w:cs="Arial"/>
          <w:bCs/>
          <w:szCs w:val="20"/>
        </w:rPr>
        <w:t xml:space="preserve">latent values, as </w:t>
      </w:r>
      <w:r>
        <w:rPr>
          <w:rFonts w:cs="Arial"/>
          <w:bCs/>
          <w:i/>
          <w:iCs/>
          <w:szCs w:val="20"/>
        </w:rPr>
        <w:t xml:space="preserve">teaching </w:t>
      </w:r>
      <w:r>
        <w:rPr>
          <w:rFonts w:cs="Arial"/>
          <w:bCs/>
          <w:szCs w:val="20"/>
        </w:rPr>
        <w:t xml:space="preserve">presence increases, </w:t>
      </w:r>
      <w:r>
        <w:rPr>
          <w:rFonts w:cs="Arial"/>
          <w:bCs/>
          <w:i/>
          <w:iCs/>
          <w:szCs w:val="20"/>
        </w:rPr>
        <w:t>social/cognitive</w:t>
      </w:r>
      <w:r>
        <w:rPr>
          <w:rFonts w:cs="Arial"/>
          <w:bCs/>
          <w:szCs w:val="20"/>
        </w:rPr>
        <w:t xml:space="preserve"> presence decreases. Both covariances are near 0 though, so this would be described as a weak negative covariance. For </w:t>
      </w:r>
      <w:r>
        <w:rPr>
          <w:rFonts w:cs="Arial"/>
          <w:bCs/>
          <w:i/>
          <w:iCs/>
          <w:szCs w:val="20"/>
        </w:rPr>
        <w:t xml:space="preserve">social </w:t>
      </w:r>
      <w:r>
        <w:rPr>
          <w:rFonts w:cs="Arial"/>
          <w:bCs/>
          <w:szCs w:val="20"/>
        </w:rPr>
        <w:t xml:space="preserve">and </w:t>
      </w:r>
      <w:r>
        <w:rPr>
          <w:rFonts w:cs="Arial"/>
          <w:bCs/>
          <w:i/>
          <w:iCs/>
          <w:szCs w:val="20"/>
        </w:rPr>
        <w:t xml:space="preserve">cognitive </w:t>
      </w:r>
      <w:r>
        <w:rPr>
          <w:rFonts w:cs="Arial"/>
          <w:bCs/>
          <w:szCs w:val="20"/>
        </w:rPr>
        <w:t xml:space="preserve">latent values, we found a moderate positive covariance. </w:t>
      </w:r>
    </w:p>
    <w:p w14:paraId="1BFD5DE3" w14:textId="2E053E58" w:rsidR="001B7031" w:rsidRDefault="001B7031" w:rsidP="001E616E">
      <w:pPr>
        <w:rPr>
          <w:rFonts w:cs="Arial"/>
          <w:bCs/>
          <w:szCs w:val="20"/>
        </w:rPr>
      </w:pPr>
    </w:p>
    <w:p w14:paraId="4926A6CD" w14:textId="135D4CD3" w:rsidR="0073764E" w:rsidRDefault="0073764E" w:rsidP="001E616E">
      <w:pPr>
        <w:rPr>
          <w:rFonts w:cs="Arial"/>
          <w:bCs/>
          <w:szCs w:val="20"/>
        </w:rPr>
      </w:pPr>
      <w:r>
        <w:rPr>
          <w:rFonts w:cs="Arial"/>
          <w:bCs/>
          <w:szCs w:val="20"/>
        </w:rPr>
        <w:t>[Insert Figure 4 here]</w:t>
      </w:r>
    </w:p>
    <w:p w14:paraId="1A358F5C" w14:textId="69930B55" w:rsidR="0073764E" w:rsidRDefault="0073764E" w:rsidP="001E616E">
      <w:pPr>
        <w:rPr>
          <w:rFonts w:cs="Arial"/>
          <w:bCs/>
          <w:szCs w:val="20"/>
        </w:rPr>
      </w:pPr>
      <w:r>
        <w:rPr>
          <w:rFonts w:cs="Arial"/>
          <w:bCs/>
          <w:szCs w:val="20"/>
        </w:rPr>
        <w:t xml:space="preserve">[Insert Figure 5 here] </w:t>
      </w:r>
    </w:p>
    <w:p w14:paraId="787B986A" w14:textId="4A4AD443" w:rsidR="001B7031" w:rsidRDefault="001B7031" w:rsidP="001E616E">
      <w:pPr>
        <w:rPr>
          <w:rFonts w:cs="Arial"/>
          <w:bCs/>
          <w:szCs w:val="20"/>
        </w:rPr>
        <w:sectPr w:rsidR="001B7031" w:rsidSect="003725E9">
          <w:headerReference w:type="default" r:id="rId11"/>
          <w:pgSz w:w="12240" w:h="15840"/>
          <w:pgMar w:top="1440" w:right="1440" w:bottom="1440" w:left="1440" w:header="720" w:footer="720" w:gutter="0"/>
          <w:cols w:space="720"/>
          <w:docGrid w:linePitch="360"/>
        </w:sectPr>
      </w:pPr>
    </w:p>
    <w:p w14:paraId="3893110C" w14:textId="4F73863C" w:rsidR="009F1E57" w:rsidRDefault="009F1E57" w:rsidP="004262B1">
      <w:pPr>
        <w:keepNext/>
        <w:sectPr w:rsidR="009F1E57" w:rsidSect="003725E9">
          <w:type w:val="continuous"/>
          <w:pgSz w:w="12240" w:h="15840"/>
          <w:pgMar w:top="1440" w:right="1440" w:bottom="1440" w:left="1440" w:header="720" w:footer="720" w:gutter="0"/>
          <w:cols w:space="720"/>
          <w:docGrid w:linePitch="360"/>
        </w:sectPr>
      </w:pPr>
      <w:bookmarkStart w:id="14" w:name="_Ref164081912"/>
    </w:p>
    <w:p w14:paraId="14F313C1" w14:textId="65C3C399" w:rsidR="006D3CB2" w:rsidRPr="006D3CB2" w:rsidRDefault="006D3CB2" w:rsidP="006D3CB2">
      <w:pPr>
        <w:pStyle w:val="Heading2"/>
      </w:pPr>
      <w:r>
        <w:lastRenderedPageBreak/>
        <w:t>4</w:t>
      </w:r>
      <w:r w:rsidR="006263A9">
        <w:t xml:space="preserve">.2 </w:t>
      </w:r>
      <w:r>
        <w:t>Structural Equation Modeling for Cognitive Load</w:t>
      </w:r>
      <w:bookmarkEnd w:id="14"/>
    </w:p>
    <w:p w14:paraId="4C4994FA" w14:textId="5E4933A6" w:rsidR="006D3CB2" w:rsidRDefault="006D3CB2" w:rsidP="006D3CB2">
      <w:pPr>
        <w:ind w:firstLine="720"/>
        <w:rPr>
          <w:rFonts w:cs="Arial"/>
          <w:bCs/>
          <w:szCs w:val="20"/>
        </w:rPr>
      </w:pPr>
      <w:r>
        <w:rPr>
          <w:rFonts w:cs="Arial"/>
          <w:bCs/>
          <w:szCs w:val="20"/>
        </w:rPr>
        <w:t xml:space="preserve">To begin the SEM model for Cognitive Load, we let the five subscales act as intermediate latent factors that are theoretically caused by Cognitive Load as presented in </w:t>
      </w:r>
      <w:r>
        <w:rPr>
          <w:rFonts w:cs="Arial"/>
          <w:bCs/>
          <w:szCs w:val="20"/>
        </w:rPr>
        <w:fldChar w:fldCharType="begin"/>
      </w:r>
      <w:r>
        <w:rPr>
          <w:rFonts w:cs="Arial"/>
          <w:bCs/>
          <w:szCs w:val="20"/>
        </w:rPr>
        <w:instrText xml:space="preserve"> REF _Ref162890818 \h </w:instrText>
      </w:r>
      <w:r>
        <w:rPr>
          <w:rFonts w:cs="Arial"/>
          <w:bCs/>
          <w:szCs w:val="20"/>
        </w:rPr>
      </w:r>
      <w:r>
        <w:rPr>
          <w:rFonts w:cs="Arial"/>
          <w:bCs/>
          <w:szCs w:val="20"/>
        </w:rPr>
        <w:fldChar w:fldCharType="separate"/>
      </w:r>
      <w:r>
        <w:t xml:space="preserve">Figure </w:t>
      </w:r>
      <w:r>
        <w:rPr>
          <w:noProof/>
        </w:rPr>
        <w:t>6</w:t>
      </w:r>
      <w:r>
        <w:rPr>
          <w:rFonts w:cs="Arial"/>
          <w:bCs/>
          <w:szCs w:val="20"/>
        </w:rPr>
        <w:fldChar w:fldCharType="end"/>
      </w:r>
      <w:r>
        <w:rPr>
          <w:rFonts w:cs="Arial"/>
          <w:bCs/>
          <w:szCs w:val="20"/>
        </w:rPr>
        <w:t xml:space="preserve">. Evaluative metrics for the </w:t>
      </w:r>
      <w:r>
        <w:rPr>
          <w:rFonts w:cs="Arial"/>
          <w:bCs/>
          <w:szCs w:val="20"/>
        </w:rPr>
        <w:fldChar w:fldCharType="begin"/>
      </w:r>
      <w:r>
        <w:rPr>
          <w:rFonts w:cs="Arial"/>
          <w:bCs/>
          <w:szCs w:val="20"/>
        </w:rPr>
        <w:instrText xml:space="preserve"> REF _Ref162890818 \h </w:instrText>
      </w:r>
      <w:r>
        <w:rPr>
          <w:rFonts w:cs="Arial"/>
          <w:bCs/>
          <w:szCs w:val="20"/>
        </w:rPr>
      </w:r>
      <w:r>
        <w:rPr>
          <w:rFonts w:cs="Arial"/>
          <w:bCs/>
          <w:szCs w:val="20"/>
        </w:rPr>
        <w:fldChar w:fldCharType="separate"/>
      </w:r>
      <w:r>
        <w:t xml:space="preserve">Figure </w:t>
      </w:r>
      <w:r>
        <w:rPr>
          <w:noProof/>
        </w:rPr>
        <w:t>6</w:t>
      </w:r>
      <w:r>
        <w:rPr>
          <w:rFonts w:cs="Arial"/>
          <w:bCs/>
          <w:szCs w:val="20"/>
        </w:rPr>
        <w:fldChar w:fldCharType="end"/>
      </w:r>
      <w:r>
        <w:rPr>
          <w:rFonts w:cs="Arial"/>
          <w:bCs/>
          <w:szCs w:val="20"/>
        </w:rPr>
        <w:t xml:space="preserve"> model </w:t>
      </w:r>
      <w:proofErr w:type="gramStart"/>
      <w:r>
        <w:rPr>
          <w:rFonts w:cs="Arial"/>
          <w:bCs/>
          <w:szCs w:val="20"/>
        </w:rPr>
        <w:t>are</w:t>
      </w:r>
      <w:proofErr w:type="gramEnd"/>
      <w:r>
        <w:rPr>
          <w:rFonts w:cs="Arial"/>
          <w:bCs/>
          <w:szCs w:val="20"/>
        </w:rPr>
        <w:t>:</w:t>
      </w:r>
    </w:p>
    <w:p w14:paraId="3DE507B2" w14:textId="567BCDBE" w:rsidR="006D3CB2" w:rsidRDefault="006D3CB2" w:rsidP="006D3CB2">
      <w:pPr>
        <w:pStyle w:val="ListParagraph"/>
        <w:numPr>
          <w:ilvl w:val="0"/>
          <w:numId w:val="13"/>
        </w:numPr>
        <w:spacing w:line="240" w:lineRule="auto"/>
        <w:rPr>
          <w:rFonts w:ascii="Arial" w:hAnsi="Arial" w:cs="Arial"/>
          <w:bCs/>
          <w:sz w:val="20"/>
          <w:szCs w:val="20"/>
        </w:rPr>
      </w:pPr>
      <w:r>
        <w:rPr>
          <w:rFonts w:ascii="Arial" w:hAnsi="Arial" w:cs="Arial"/>
          <w:bCs/>
          <w:sz w:val="20"/>
          <w:szCs w:val="20"/>
        </w:rPr>
        <w:t>RMSEA=0.13 (target &lt;0.1)</w:t>
      </w:r>
    </w:p>
    <w:p w14:paraId="16651F71" w14:textId="55B5B80B" w:rsidR="006D3CB2" w:rsidRDefault="006D3CB2" w:rsidP="006D3CB2">
      <w:pPr>
        <w:pStyle w:val="ListParagraph"/>
        <w:numPr>
          <w:ilvl w:val="0"/>
          <w:numId w:val="13"/>
        </w:numPr>
        <w:spacing w:line="240" w:lineRule="auto"/>
        <w:rPr>
          <w:rFonts w:ascii="Arial" w:hAnsi="Arial" w:cs="Arial"/>
          <w:bCs/>
          <w:sz w:val="20"/>
          <w:szCs w:val="20"/>
        </w:rPr>
      </w:pPr>
      <w:r>
        <w:rPr>
          <w:rFonts w:ascii="Arial" w:hAnsi="Arial" w:cs="Arial"/>
          <w:bCs/>
          <w:sz w:val="20"/>
          <w:szCs w:val="20"/>
        </w:rPr>
        <w:t>CFI=0.86 (target &gt;0.9)</w:t>
      </w:r>
    </w:p>
    <w:p w14:paraId="4073FB7B" w14:textId="0B80BE42" w:rsidR="006D3CB2" w:rsidRDefault="006D3CB2" w:rsidP="006D3CB2">
      <w:pPr>
        <w:pStyle w:val="ListParagraph"/>
        <w:numPr>
          <w:ilvl w:val="0"/>
          <w:numId w:val="13"/>
        </w:numPr>
        <w:spacing w:line="240" w:lineRule="auto"/>
        <w:rPr>
          <w:rFonts w:ascii="Arial" w:hAnsi="Arial" w:cs="Arial"/>
          <w:bCs/>
          <w:sz w:val="20"/>
          <w:szCs w:val="20"/>
        </w:rPr>
      </w:pPr>
      <w:r>
        <w:rPr>
          <w:rFonts w:ascii="Arial" w:hAnsi="Arial" w:cs="Arial"/>
          <w:bCs/>
          <w:sz w:val="20"/>
          <w:szCs w:val="20"/>
        </w:rPr>
        <w:t>GFI=0.84 (target &gt;0.9)</w:t>
      </w:r>
    </w:p>
    <w:p w14:paraId="3C8377D3" w14:textId="4E8F5C94" w:rsidR="006D3CB2" w:rsidRDefault="006D3CB2" w:rsidP="006D3CB2">
      <w:pPr>
        <w:pStyle w:val="ListParagraph"/>
        <w:numPr>
          <w:ilvl w:val="0"/>
          <w:numId w:val="13"/>
        </w:numPr>
        <w:spacing w:line="240" w:lineRule="auto"/>
        <w:rPr>
          <w:rFonts w:ascii="Arial" w:hAnsi="Arial" w:cs="Arial"/>
          <w:bCs/>
          <w:sz w:val="20"/>
          <w:szCs w:val="20"/>
        </w:rPr>
      </w:pPr>
      <w:r>
        <w:rPr>
          <w:rFonts w:ascii="Arial" w:hAnsi="Arial" w:cs="Arial"/>
          <w:bCs/>
          <w:sz w:val="20"/>
          <w:szCs w:val="20"/>
        </w:rPr>
        <w:t>TLI=0.84 (target &gt;0.95)</w:t>
      </w:r>
    </w:p>
    <w:p w14:paraId="4AFB9777" w14:textId="320039E3" w:rsidR="001B7031" w:rsidRDefault="006D3CB2" w:rsidP="001B7031">
      <w:pPr>
        <w:rPr>
          <w:rFonts w:cs="Arial"/>
          <w:bCs/>
          <w:szCs w:val="20"/>
        </w:rPr>
      </w:pPr>
      <w:r>
        <w:rPr>
          <w:rFonts w:cs="Arial"/>
          <w:bCs/>
          <w:szCs w:val="20"/>
        </w:rPr>
        <w:t xml:space="preserve">While the evaluative metrics are not ideal, they suggest the model somewhat fits the data we have. Again, we employed an Exploratory Factor Analysis to determine if a more appropriate structural model existed for our data. Unlike the Community of Inquiry structural model, the Cognitive Load exploratory factor analysis suggested a mixed loading for the same five latent factors, as seen in </w:t>
      </w:r>
      <w:r>
        <w:rPr>
          <w:rFonts w:cs="Arial"/>
          <w:bCs/>
          <w:szCs w:val="20"/>
        </w:rPr>
        <w:fldChar w:fldCharType="begin"/>
      </w:r>
      <w:r>
        <w:rPr>
          <w:rFonts w:cs="Arial"/>
          <w:bCs/>
          <w:szCs w:val="20"/>
        </w:rPr>
        <w:instrText xml:space="preserve"> REF _Ref162891076 \h </w:instrText>
      </w:r>
      <w:r>
        <w:rPr>
          <w:rFonts w:cs="Arial"/>
          <w:bCs/>
          <w:szCs w:val="20"/>
        </w:rPr>
      </w:r>
      <w:r>
        <w:rPr>
          <w:rFonts w:cs="Arial"/>
          <w:bCs/>
          <w:szCs w:val="20"/>
        </w:rPr>
        <w:fldChar w:fldCharType="separate"/>
      </w:r>
      <w:r>
        <w:t xml:space="preserve">Figure </w:t>
      </w:r>
      <w:r>
        <w:rPr>
          <w:noProof/>
        </w:rPr>
        <w:t>7</w:t>
      </w:r>
      <w:r>
        <w:rPr>
          <w:rFonts w:cs="Arial"/>
          <w:bCs/>
          <w:szCs w:val="20"/>
        </w:rPr>
        <w:fldChar w:fldCharType="end"/>
      </w:r>
      <w:r>
        <w:rPr>
          <w:rFonts w:cs="Arial"/>
          <w:bCs/>
          <w:szCs w:val="20"/>
        </w:rPr>
        <w:t>.</w:t>
      </w:r>
      <w:r w:rsidR="001B7031">
        <w:rPr>
          <w:rFonts w:cs="Arial"/>
          <w:bCs/>
          <w:szCs w:val="20"/>
        </w:rPr>
        <w:t xml:space="preserve"> Evaluative metrics for the </w:t>
      </w:r>
      <w:r w:rsidR="001B7031">
        <w:rPr>
          <w:rFonts w:cs="Arial"/>
          <w:bCs/>
          <w:szCs w:val="20"/>
        </w:rPr>
        <w:fldChar w:fldCharType="begin"/>
      </w:r>
      <w:r w:rsidR="001B7031">
        <w:rPr>
          <w:rFonts w:cs="Arial"/>
          <w:bCs/>
          <w:szCs w:val="20"/>
        </w:rPr>
        <w:instrText xml:space="preserve"> REF _Ref162891076 \h </w:instrText>
      </w:r>
      <w:r w:rsidR="001B7031">
        <w:rPr>
          <w:rFonts w:cs="Arial"/>
          <w:bCs/>
          <w:szCs w:val="20"/>
        </w:rPr>
      </w:r>
      <w:r w:rsidR="001B7031">
        <w:rPr>
          <w:rFonts w:cs="Arial"/>
          <w:bCs/>
          <w:szCs w:val="20"/>
        </w:rPr>
        <w:fldChar w:fldCharType="separate"/>
      </w:r>
      <w:r w:rsidR="001B7031">
        <w:t xml:space="preserve">Figure </w:t>
      </w:r>
      <w:r w:rsidR="001B7031">
        <w:rPr>
          <w:noProof/>
        </w:rPr>
        <w:t>7</w:t>
      </w:r>
      <w:r w:rsidR="001B7031">
        <w:rPr>
          <w:rFonts w:cs="Arial"/>
          <w:bCs/>
          <w:szCs w:val="20"/>
        </w:rPr>
        <w:fldChar w:fldCharType="end"/>
      </w:r>
      <w:r w:rsidR="001B7031">
        <w:rPr>
          <w:rFonts w:cs="Arial"/>
          <w:bCs/>
          <w:szCs w:val="20"/>
        </w:rPr>
        <w:t xml:space="preserve"> model </w:t>
      </w:r>
      <w:proofErr w:type="gramStart"/>
      <w:r w:rsidR="001B7031">
        <w:rPr>
          <w:rFonts w:cs="Arial"/>
          <w:bCs/>
          <w:szCs w:val="20"/>
        </w:rPr>
        <w:t>are</w:t>
      </w:r>
      <w:proofErr w:type="gramEnd"/>
      <w:r w:rsidR="001B7031">
        <w:rPr>
          <w:rFonts w:cs="Arial"/>
          <w:bCs/>
          <w:szCs w:val="20"/>
        </w:rPr>
        <w:t>:</w:t>
      </w:r>
    </w:p>
    <w:p w14:paraId="30EE995B" w14:textId="77777777" w:rsidR="001B7031" w:rsidRDefault="001B7031" w:rsidP="001B7031">
      <w:pPr>
        <w:pStyle w:val="ListParagraph"/>
        <w:numPr>
          <w:ilvl w:val="0"/>
          <w:numId w:val="13"/>
        </w:numPr>
        <w:spacing w:line="240" w:lineRule="auto"/>
        <w:rPr>
          <w:rFonts w:ascii="Arial" w:hAnsi="Arial" w:cs="Arial"/>
          <w:bCs/>
          <w:sz w:val="20"/>
          <w:szCs w:val="20"/>
        </w:rPr>
      </w:pPr>
      <w:r>
        <w:rPr>
          <w:rFonts w:ascii="Arial" w:hAnsi="Arial" w:cs="Arial"/>
          <w:bCs/>
          <w:sz w:val="20"/>
          <w:szCs w:val="20"/>
        </w:rPr>
        <w:t>RMSEA=0.13 (target &lt;0.1)</w:t>
      </w:r>
    </w:p>
    <w:p w14:paraId="4C7E174B" w14:textId="77777777" w:rsidR="001B7031" w:rsidRDefault="001B7031" w:rsidP="001B7031">
      <w:pPr>
        <w:pStyle w:val="ListParagraph"/>
        <w:numPr>
          <w:ilvl w:val="0"/>
          <w:numId w:val="13"/>
        </w:numPr>
        <w:spacing w:line="240" w:lineRule="auto"/>
        <w:rPr>
          <w:rFonts w:ascii="Arial" w:hAnsi="Arial" w:cs="Arial"/>
          <w:bCs/>
          <w:sz w:val="20"/>
          <w:szCs w:val="20"/>
        </w:rPr>
      </w:pPr>
      <w:r>
        <w:rPr>
          <w:rFonts w:ascii="Arial" w:hAnsi="Arial" w:cs="Arial"/>
          <w:bCs/>
          <w:sz w:val="20"/>
          <w:szCs w:val="20"/>
        </w:rPr>
        <w:t>CFI=0.87 (target &gt;0.9)</w:t>
      </w:r>
    </w:p>
    <w:p w14:paraId="1C506CEB" w14:textId="77777777" w:rsidR="001B7031" w:rsidRDefault="001B7031" w:rsidP="001B7031">
      <w:pPr>
        <w:pStyle w:val="ListParagraph"/>
        <w:numPr>
          <w:ilvl w:val="0"/>
          <w:numId w:val="13"/>
        </w:numPr>
        <w:spacing w:line="240" w:lineRule="auto"/>
        <w:rPr>
          <w:rFonts w:ascii="Arial" w:hAnsi="Arial" w:cs="Arial"/>
          <w:bCs/>
          <w:sz w:val="20"/>
          <w:szCs w:val="20"/>
        </w:rPr>
      </w:pPr>
      <w:r>
        <w:rPr>
          <w:rFonts w:ascii="Arial" w:hAnsi="Arial" w:cs="Arial"/>
          <w:bCs/>
          <w:sz w:val="20"/>
          <w:szCs w:val="20"/>
        </w:rPr>
        <w:t>GFI=0.84 (target &gt;0.9)</w:t>
      </w:r>
    </w:p>
    <w:p w14:paraId="546F3096" w14:textId="77777777" w:rsidR="001B7031" w:rsidRDefault="001B7031" w:rsidP="001B7031">
      <w:pPr>
        <w:pStyle w:val="ListParagraph"/>
        <w:numPr>
          <w:ilvl w:val="0"/>
          <w:numId w:val="13"/>
        </w:numPr>
        <w:spacing w:line="240" w:lineRule="auto"/>
        <w:rPr>
          <w:rFonts w:ascii="Arial" w:hAnsi="Arial" w:cs="Arial"/>
          <w:bCs/>
          <w:sz w:val="20"/>
          <w:szCs w:val="20"/>
        </w:rPr>
      </w:pPr>
      <w:r>
        <w:rPr>
          <w:rFonts w:ascii="Arial" w:hAnsi="Arial" w:cs="Arial"/>
          <w:bCs/>
          <w:sz w:val="20"/>
          <w:szCs w:val="20"/>
        </w:rPr>
        <w:t>TLI=0.84 (target &gt;0.95)</w:t>
      </w:r>
    </w:p>
    <w:p w14:paraId="7B62FFAA" w14:textId="409CF637" w:rsidR="0052258C" w:rsidRDefault="0052258C" w:rsidP="000539A1">
      <w:pPr>
        <w:rPr>
          <w:rFonts w:cs="Arial"/>
          <w:bCs/>
          <w:szCs w:val="20"/>
        </w:rPr>
      </w:pPr>
      <w:r>
        <w:rPr>
          <w:rFonts w:cs="Arial"/>
          <w:bCs/>
          <w:szCs w:val="20"/>
        </w:rPr>
        <w:t>[Insert Figure 6 here]</w:t>
      </w:r>
    </w:p>
    <w:p w14:paraId="609E73CB" w14:textId="0CCBCECF" w:rsidR="0052258C" w:rsidRDefault="0052258C" w:rsidP="000539A1">
      <w:pPr>
        <w:rPr>
          <w:rFonts w:cs="Arial"/>
          <w:bCs/>
          <w:szCs w:val="20"/>
        </w:rPr>
      </w:pPr>
      <w:r>
        <w:rPr>
          <w:rFonts w:cs="Arial"/>
          <w:bCs/>
          <w:szCs w:val="20"/>
        </w:rPr>
        <w:t>[Insert Figure 7 here]</w:t>
      </w:r>
    </w:p>
    <w:p w14:paraId="63645A77" w14:textId="77777777" w:rsidR="0052258C" w:rsidRDefault="0052258C" w:rsidP="000539A1">
      <w:pPr>
        <w:rPr>
          <w:rFonts w:cs="Arial"/>
          <w:bCs/>
          <w:szCs w:val="20"/>
        </w:rPr>
      </w:pPr>
    </w:p>
    <w:p w14:paraId="6C3B3D78" w14:textId="05362A08" w:rsidR="001B7031" w:rsidRDefault="001B7031" w:rsidP="000539A1">
      <w:pPr>
        <w:rPr>
          <w:rFonts w:cs="Arial"/>
          <w:bCs/>
          <w:szCs w:val="20"/>
        </w:rPr>
      </w:pPr>
      <w:r>
        <w:rPr>
          <w:rFonts w:cs="Arial"/>
          <w:bCs/>
          <w:szCs w:val="20"/>
        </w:rPr>
        <w:t xml:space="preserve">The factor analysis provides a marginal improvement to the CFI metric (+0.01) and otherwise no change in the evaluative metrics. Thus, we find this model best describes our data and is close enough to the evaluation metric targets to consider as adequately fitting our data. Reading the arrows in </w:t>
      </w:r>
      <w:r>
        <w:rPr>
          <w:rFonts w:cs="Arial"/>
          <w:bCs/>
          <w:szCs w:val="20"/>
        </w:rPr>
        <w:fldChar w:fldCharType="begin"/>
      </w:r>
      <w:r>
        <w:rPr>
          <w:rFonts w:cs="Arial"/>
          <w:bCs/>
          <w:szCs w:val="20"/>
        </w:rPr>
        <w:instrText xml:space="preserve"> REF _Ref162891076 \h </w:instrText>
      </w:r>
      <w:r>
        <w:rPr>
          <w:rFonts w:cs="Arial"/>
          <w:bCs/>
          <w:szCs w:val="20"/>
        </w:rPr>
      </w:r>
      <w:r>
        <w:rPr>
          <w:rFonts w:cs="Arial"/>
          <w:bCs/>
          <w:szCs w:val="20"/>
        </w:rPr>
        <w:fldChar w:fldCharType="separate"/>
      </w:r>
      <w:r>
        <w:t xml:space="preserve">Figure </w:t>
      </w:r>
      <w:r>
        <w:rPr>
          <w:noProof/>
        </w:rPr>
        <w:t>7</w:t>
      </w:r>
      <w:r>
        <w:rPr>
          <w:rFonts w:cs="Arial"/>
          <w:bCs/>
          <w:szCs w:val="20"/>
        </w:rPr>
        <w:fldChar w:fldCharType="end"/>
      </w:r>
      <w:r>
        <w:rPr>
          <w:rFonts w:cs="Arial"/>
          <w:bCs/>
          <w:szCs w:val="20"/>
        </w:rPr>
        <w:t xml:space="preserve"> to determine which additional measurable values the latent factors are loading onto can be difficult and so a written equation version is provided in </w:t>
      </w:r>
      <w:r>
        <w:rPr>
          <w:rFonts w:cs="Arial"/>
          <w:bCs/>
          <w:szCs w:val="20"/>
        </w:rPr>
        <w:fldChar w:fldCharType="begin"/>
      </w:r>
      <w:r>
        <w:rPr>
          <w:rFonts w:cs="Arial"/>
          <w:bCs/>
          <w:szCs w:val="20"/>
        </w:rPr>
        <w:instrText xml:space="preserve"> REF _Ref163043308 \h </w:instrText>
      </w:r>
      <w:r>
        <w:rPr>
          <w:rFonts w:cs="Arial"/>
          <w:bCs/>
          <w:szCs w:val="20"/>
        </w:rPr>
      </w:r>
      <w:r>
        <w:rPr>
          <w:rFonts w:cs="Arial"/>
          <w:bCs/>
          <w:szCs w:val="20"/>
        </w:rPr>
        <w:fldChar w:fldCharType="separate"/>
      </w:r>
      <w:r>
        <w:t xml:space="preserve">Table </w:t>
      </w:r>
      <w:r>
        <w:rPr>
          <w:noProof/>
        </w:rPr>
        <w:t>3</w:t>
      </w:r>
      <w:r>
        <w:rPr>
          <w:rFonts w:cs="Arial"/>
          <w:bCs/>
          <w:szCs w:val="20"/>
        </w:rPr>
        <w:fldChar w:fldCharType="end"/>
      </w:r>
      <w:r>
        <w:rPr>
          <w:rFonts w:cs="Arial"/>
          <w:bCs/>
          <w:szCs w:val="20"/>
        </w:rPr>
        <w:t xml:space="preserve">. This is the exact format </w:t>
      </w:r>
      <w:proofErr w:type="spellStart"/>
      <w:r>
        <w:rPr>
          <w:rFonts w:cs="Arial"/>
          <w:bCs/>
          <w:szCs w:val="20"/>
        </w:rPr>
        <w:t>semopy</w:t>
      </w:r>
      <w:proofErr w:type="spellEnd"/>
      <w:r>
        <w:rPr>
          <w:rFonts w:cs="Arial"/>
          <w:bCs/>
          <w:szCs w:val="20"/>
        </w:rPr>
        <w:t xml:space="preserve"> uses to construct the SEM model visualizations.</w:t>
      </w:r>
      <w:r w:rsidR="000539A1">
        <w:rPr>
          <w:rFonts w:cs="Arial"/>
          <w:bCs/>
          <w:szCs w:val="20"/>
        </w:rPr>
        <w:t xml:space="preserve"> </w:t>
      </w:r>
      <w:r>
        <w:rPr>
          <w:rFonts w:cs="Arial"/>
          <w:bCs/>
          <w:szCs w:val="20"/>
        </w:rPr>
        <w:t xml:space="preserve">Note the latent factor </w:t>
      </w:r>
      <w:proofErr w:type="spellStart"/>
      <w:r>
        <w:rPr>
          <w:rFonts w:cs="Arial"/>
          <w:bCs/>
          <w:i/>
          <w:iCs/>
          <w:szCs w:val="20"/>
        </w:rPr>
        <w:t>integrate_feedback</w:t>
      </w:r>
      <w:proofErr w:type="spellEnd"/>
      <w:r>
        <w:rPr>
          <w:rFonts w:cs="Arial"/>
          <w:bCs/>
          <w:szCs w:val="20"/>
        </w:rPr>
        <w:t xml:space="preserve"> has three additional questions it loads to from three different subscales but from the same type of question: frustration. This suggests frustration plays an important role in students’ evaluation of their own cognitive load when it comes to integrating feedback from the instructor. The other two overloaded questions (CL_RtP_2 and CL_UE_2) relate to Temporal Demands, suggesting the time it takes to reply to other posts plays a role in reading posts and that the time it takes to understand expectations plays a role in their initial post – both reasonable inclusions to their respective latent value.</w:t>
      </w:r>
      <w:r w:rsidR="00317C2D">
        <w:rPr>
          <w:rFonts w:cs="Arial"/>
          <w:bCs/>
          <w:szCs w:val="20"/>
        </w:rPr>
        <w:t xml:space="preserve"> We highlight these </w:t>
      </w:r>
      <w:r w:rsidR="00F15801">
        <w:rPr>
          <w:rFonts w:cs="Arial"/>
          <w:bCs/>
          <w:szCs w:val="20"/>
        </w:rPr>
        <w:t xml:space="preserve">inclusions as they </w:t>
      </w:r>
      <w:r w:rsidR="00985A9A">
        <w:rPr>
          <w:rFonts w:cs="Arial"/>
          <w:bCs/>
          <w:szCs w:val="20"/>
        </w:rPr>
        <w:t>are</w:t>
      </w:r>
      <w:r w:rsidR="00F15801">
        <w:rPr>
          <w:rFonts w:cs="Arial"/>
          <w:bCs/>
          <w:szCs w:val="20"/>
        </w:rPr>
        <w:t xml:space="preserve"> </w:t>
      </w:r>
      <w:r w:rsidR="001A6830">
        <w:rPr>
          <w:rFonts w:cs="Arial"/>
          <w:bCs/>
          <w:szCs w:val="20"/>
        </w:rPr>
        <w:t>statistically driven</w:t>
      </w:r>
      <w:r w:rsidR="00F15801">
        <w:rPr>
          <w:rFonts w:cs="Arial"/>
          <w:bCs/>
          <w:szCs w:val="20"/>
        </w:rPr>
        <w:t xml:space="preserve"> additions that make </w:t>
      </w:r>
      <w:r w:rsidR="00985A9A">
        <w:rPr>
          <w:rFonts w:cs="Arial"/>
          <w:bCs/>
          <w:szCs w:val="20"/>
        </w:rPr>
        <w:t>theoretical sense to the model.</w:t>
      </w:r>
    </w:p>
    <w:p w14:paraId="3AC83091" w14:textId="2CFBF335" w:rsidR="00AB4071" w:rsidRDefault="00AB4071" w:rsidP="000539A1">
      <w:pPr>
        <w:rPr>
          <w:rFonts w:cs="Arial"/>
          <w:bCs/>
          <w:szCs w:val="20"/>
        </w:rPr>
      </w:pPr>
    </w:p>
    <w:p w14:paraId="58AE0B80" w14:textId="791D7F58" w:rsidR="00AB4071" w:rsidRDefault="00AB4071" w:rsidP="000539A1">
      <w:pPr>
        <w:rPr>
          <w:rFonts w:cs="Arial"/>
          <w:bCs/>
          <w:szCs w:val="20"/>
        </w:rPr>
      </w:pPr>
      <w:r>
        <w:rPr>
          <w:rFonts w:cs="Arial"/>
          <w:bCs/>
          <w:szCs w:val="20"/>
        </w:rPr>
        <w:t>[insert Table 3 here]</w:t>
      </w:r>
    </w:p>
    <w:p w14:paraId="09901358" w14:textId="77777777" w:rsidR="00AB4071" w:rsidRDefault="00AB4071" w:rsidP="000539A1">
      <w:pPr>
        <w:rPr>
          <w:rFonts w:cs="Arial"/>
          <w:bCs/>
          <w:szCs w:val="20"/>
        </w:rPr>
      </w:pPr>
    </w:p>
    <w:p w14:paraId="222F2071" w14:textId="04FC4B72" w:rsidR="001B7031" w:rsidRDefault="001B7031" w:rsidP="00782902">
      <w:pPr>
        <w:ind w:firstLine="720"/>
        <w:rPr>
          <w:rFonts w:cs="Arial"/>
          <w:bCs/>
          <w:szCs w:val="20"/>
        </w:rPr>
      </w:pPr>
      <w:r>
        <w:rPr>
          <w:rFonts w:cs="Arial"/>
          <w:bCs/>
          <w:szCs w:val="20"/>
        </w:rPr>
        <w:t xml:space="preserve">As with the Community of Inquiry SEM model, we consider the covariance between cognitive load latent factors. All covariances are provided in </w:t>
      </w:r>
      <w:r>
        <w:rPr>
          <w:rFonts w:cs="Arial"/>
          <w:bCs/>
          <w:szCs w:val="20"/>
        </w:rPr>
        <w:fldChar w:fldCharType="begin"/>
      </w:r>
      <w:r>
        <w:rPr>
          <w:rFonts w:cs="Arial"/>
          <w:bCs/>
          <w:szCs w:val="20"/>
        </w:rPr>
        <w:instrText xml:space="preserve"> REF _Ref164078887 \h </w:instrText>
      </w:r>
      <w:r>
        <w:rPr>
          <w:rFonts w:cs="Arial"/>
          <w:bCs/>
          <w:szCs w:val="20"/>
        </w:rPr>
      </w:r>
      <w:r>
        <w:rPr>
          <w:rFonts w:cs="Arial"/>
          <w:bCs/>
          <w:szCs w:val="20"/>
        </w:rPr>
        <w:fldChar w:fldCharType="separate"/>
      </w:r>
      <w:r>
        <w:t xml:space="preserve">Table </w:t>
      </w:r>
      <w:r>
        <w:rPr>
          <w:noProof/>
        </w:rPr>
        <w:t>4</w:t>
      </w:r>
      <w:r>
        <w:rPr>
          <w:rFonts w:cs="Arial"/>
          <w:bCs/>
          <w:szCs w:val="20"/>
        </w:rPr>
        <w:fldChar w:fldCharType="end"/>
      </w:r>
      <w:r>
        <w:rPr>
          <w:rFonts w:cs="Arial"/>
          <w:bCs/>
          <w:szCs w:val="20"/>
        </w:rPr>
        <w:t xml:space="preserve">. We see moderate positive covariance (about 0.4 or more) between six of the possible ten pairs of latent factors, suggesting a complex interrelated relationship between the cognitive load subscales. A graphical representation of the relationships between latent factors is presented in </w:t>
      </w:r>
      <w:r>
        <w:rPr>
          <w:rFonts w:cs="Arial"/>
          <w:bCs/>
          <w:szCs w:val="20"/>
        </w:rPr>
        <w:fldChar w:fldCharType="begin"/>
      </w:r>
      <w:r>
        <w:rPr>
          <w:rFonts w:cs="Arial"/>
          <w:bCs/>
          <w:szCs w:val="20"/>
        </w:rPr>
        <w:instrText xml:space="preserve"> REF _Ref164079152 \h </w:instrText>
      </w:r>
      <w:r>
        <w:rPr>
          <w:rFonts w:cs="Arial"/>
          <w:bCs/>
          <w:szCs w:val="20"/>
        </w:rPr>
      </w:r>
      <w:r>
        <w:rPr>
          <w:rFonts w:cs="Arial"/>
          <w:bCs/>
          <w:szCs w:val="20"/>
        </w:rPr>
        <w:fldChar w:fldCharType="separate"/>
      </w:r>
      <w:r>
        <w:t xml:space="preserve">Figure </w:t>
      </w:r>
      <w:r>
        <w:rPr>
          <w:noProof/>
        </w:rPr>
        <w:t>8</w:t>
      </w:r>
      <w:r>
        <w:rPr>
          <w:rFonts w:cs="Arial"/>
          <w:bCs/>
          <w:szCs w:val="20"/>
        </w:rPr>
        <w:fldChar w:fldCharType="end"/>
      </w:r>
      <w:r w:rsidR="008575CC">
        <w:rPr>
          <w:rFonts w:cs="Arial"/>
          <w:bCs/>
          <w:szCs w:val="20"/>
        </w:rPr>
        <w:t>.</w:t>
      </w:r>
    </w:p>
    <w:p w14:paraId="5DE71753" w14:textId="0576ACDD" w:rsidR="00621AD6" w:rsidRDefault="00621AD6" w:rsidP="00621AD6">
      <w:pPr>
        <w:rPr>
          <w:rFonts w:cs="Arial"/>
          <w:bCs/>
          <w:szCs w:val="20"/>
        </w:rPr>
      </w:pPr>
    </w:p>
    <w:p w14:paraId="34D2485E" w14:textId="668213F0" w:rsidR="00621AD6" w:rsidRDefault="00621AD6" w:rsidP="00621AD6">
      <w:pPr>
        <w:rPr>
          <w:rFonts w:cs="Arial"/>
          <w:bCs/>
          <w:szCs w:val="20"/>
        </w:rPr>
      </w:pPr>
      <w:r>
        <w:rPr>
          <w:rFonts w:cs="Arial"/>
          <w:bCs/>
          <w:szCs w:val="20"/>
        </w:rPr>
        <w:t>[Insert Figure 8 here]</w:t>
      </w:r>
    </w:p>
    <w:p w14:paraId="4D9FE13E" w14:textId="63933A44" w:rsidR="00621AD6" w:rsidRPr="00782902" w:rsidRDefault="00621AD6" w:rsidP="00782902">
      <w:pPr>
        <w:ind w:firstLine="720"/>
        <w:rPr>
          <w:rFonts w:cs="Arial"/>
          <w:bCs/>
          <w:szCs w:val="20"/>
        </w:rPr>
        <w:sectPr w:rsidR="00621AD6" w:rsidRPr="00782902" w:rsidSect="003725E9">
          <w:type w:val="continuous"/>
          <w:pgSz w:w="12240" w:h="15840"/>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B7031" w14:paraId="77790BFC" w14:textId="77777777" w:rsidTr="004262B1">
        <w:tc>
          <w:tcPr>
            <w:tcW w:w="4675" w:type="dxa"/>
          </w:tcPr>
          <w:p w14:paraId="026EB835" w14:textId="78B79CBE" w:rsidR="001B7031" w:rsidRDefault="001B7031" w:rsidP="001B7031">
            <w:pPr>
              <w:keepNext/>
            </w:pPr>
          </w:p>
          <w:p w14:paraId="2B1EFA6A" w14:textId="1439DC5E" w:rsidR="001B7031" w:rsidRPr="001B7031" w:rsidRDefault="001B7031" w:rsidP="009B10A3">
            <w:pPr>
              <w:pStyle w:val="Caption"/>
            </w:pPr>
          </w:p>
        </w:tc>
        <w:tc>
          <w:tcPr>
            <w:tcW w:w="4675" w:type="dxa"/>
          </w:tcPr>
          <w:p w14:paraId="37C0B37F" w14:textId="79B9472B" w:rsidR="001B7031" w:rsidRDefault="001B7031" w:rsidP="001B7031">
            <w:pPr>
              <w:keepNext/>
            </w:pPr>
          </w:p>
          <w:p w14:paraId="5E798891" w14:textId="77777777" w:rsidR="001B7031" w:rsidRDefault="001B7031" w:rsidP="006D3CB2"/>
        </w:tc>
      </w:tr>
    </w:tbl>
    <w:p w14:paraId="3961086E" w14:textId="77777777" w:rsidR="001B7031" w:rsidRDefault="001B7031" w:rsidP="006D3CB2"/>
    <w:p w14:paraId="0990F021" w14:textId="77777777" w:rsidR="001B7031" w:rsidRDefault="001B7031" w:rsidP="003C77FE">
      <w:pPr>
        <w:rPr>
          <w:rFonts w:cs="Arial"/>
          <w:bCs/>
          <w:szCs w:val="20"/>
        </w:rPr>
        <w:sectPr w:rsidR="001B7031" w:rsidSect="003725E9">
          <w:type w:val="continuous"/>
          <w:pgSz w:w="12240" w:h="15840"/>
          <w:pgMar w:top="1440" w:right="1440" w:bottom="1440" w:left="1440" w:header="720" w:footer="720" w:gutter="0"/>
          <w:cols w:space="720"/>
          <w:docGrid w:linePitch="360"/>
        </w:sectPr>
      </w:pPr>
    </w:p>
    <w:p w14:paraId="7C800041" w14:textId="32D27204" w:rsidR="00C004F7" w:rsidRDefault="00C004F7" w:rsidP="001A6830">
      <w:pPr>
        <w:rPr>
          <w:rFonts w:cs="Arial"/>
          <w:bCs/>
          <w:szCs w:val="20"/>
        </w:rPr>
      </w:pPr>
    </w:p>
    <w:p w14:paraId="71BCD015" w14:textId="2865B73E" w:rsidR="00ED229C" w:rsidRPr="006D3CB2" w:rsidRDefault="006263A9" w:rsidP="006D3CB2">
      <w:pPr>
        <w:pStyle w:val="Heading2"/>
      </w:pPr>
      <w:bookmarkStart w:id="15" w:name="_Ref164081932"/>
      <w:r>
        <w:t xml:space="preserve">4.3 </w:t>
      </w:r>
      <w:r w:rsidR="006D3CB2">
        <w:t>Structural Equation Modeling for Grades</w:t>
      </w:r>
      <w:bookmarkEnd w:id="15"/>
    </w:p>
    <w:p w14:paraId="2F085219" w14:textId="02D2687C" w:rsidR="00617C39" w:rsidRDefault="00773343" w:rsidP="00B772BD">
      <w:pPr>
        <w:ind w:firstLine="720"/>
        <w:rPr>
          <w:rFonts w:cs="Arial"/>
          <w:bCs/>
          <w:szCs w:val="20"/>
        </w:rPr>
      </w:pPr>
      <w:r>
        <w:rPr>
          <w:rFonts w:cs="Arial"/>
          <w:bCs/>
          <w:szCs w:val="20"/>
        </w:rPr>
        <w:t xml:space="preserve">Without a theoretical model to begin our </w:t>
      </w:r>
      <w:r w:rsidR="00094EFA">
        <w:rPr>
          <w:rFonts w:cs="Arial"/>
          <w:bCs/>
          <w:szCs w:val="20"/>
        </w:rPr>
        <w:t xml:space="preserve">SEM </w:t>
      </w:r>
      <w:r>
        <w:rPr>
          <w:rFonts w:cs="Arial"/>
          <w:bCs/>
          <w:szCs w:val="20"/>
        </w:rPr>
        <w:t xml:space="preserve">structural model for a grade-related latent value, we start by performing an Exploratory Factor Analysis using discussion grade average, final grade in course, and all </w:t>
      </w:r>
      <w:r w:rsidR="006034D1">
        <w:rPr>
          <w:rFonts w:cs="Arial"/>
          <w:bCs/>
          <w:szCs w:val="20"/>
        </w:rPr>
        <w:t>collected demographics</w:t>
      </w:r>
      <w:r w:rsidR="00CD7ACD">
        <w:rPr>
          <w:rFonts w:cs="Arial"/>
          <w:bCs/>
          <w:szCs w:val="20"/>
        </w:rPr>
        <w:t xml:space="preserve"> (gender, age category, ethnicity, GPA </w:t>
      </w:r>
      <w:r w:rsidR="004D0D3E">
        <w:rPr>
          <w:rFonts w:cs="Arial"/>
          <w:bCs/>
          <w:szCs w:val="20"/>
        </w:rPr>
        <w:t>group</w:t>
      </w:r>
      <w:r w:rsidR="00CD7ACD">
        <w:rPr>
          <w:rFonts w:cs="Arial"/>
          <w:bCs/>
          <w:szCs w:val="20"/>
        </w:rPr>
        <w:t xml:space="preserve">, major, and </w:t>
      </w:r>
      <w:r w:rsidR="00CD7ACD">
        <w:rPr>
          <w:rFonts w:cs="Arial"/>
          <w:bCs/>
          <w:szCs w:val="20"/>
        </w:rPr>
        <w:lastRenderedPageBreak/>
        <w:t>employment status)</w:t>
      </w:r>
      <w:r w:rsidR="006034D1">
        <w:rPr>
          <w:rFonts w:cs="Arial"/>
          <w:bCs/>
          <w:szCs w:val="20"/>
        </w:rPr>
        <w:t xml:space="preserve">. Results of the EFA are </w:t>
      </w:r>
      <w:r w:rsidR="00665192" w:rsidRPr="00665192">
        <w:rPr>
          <w:rFonts w:cs="Arial"/>
          <w:bCs/>
          <w:szCs w:val="20"/>
        </w:rPr>
        <w:t xml:space="preserve">grades =~ </w:t>
      </w:r>
      <w:proofErr w:type="spellStart"/>
      <w:r w:rsidR="00665192" w:rsidRPr="00665192">
        <w:rPr>
          <w:rFonts w:cs="Arial"/>
          <w:bCs/>
          <w:szCs w:val="20"/>
        </w:rPr>
        <w:t>Total_Course_Score</w:t>
      </w:r>
      <w:proofErr w:type="spellEnd"/>
      <w:r w:rsidR="00665192" w:rsidRPr="00665192">
        <w:rPr>
          <w:rFonts w:cs="Arial"/>
          <w:bCs/>
          <w:szCs w:val="20"/>
        </w:rPr>
        <w:t xml:space="preserve"> + </w:t>
      </w:r>
      <w:proofErr w:type="spellStart"/>
      <w:r w:rsidR="00665192" w:rsidRPr="00665192">
        <w:rPr>
          <w:rFonts w:cs="Arial"/>
          <w:bCs/>
          <w:szCs w:val="20"/>
        </w:rPr>
        <w:t>Discussion_Score</w:t>
      </w:r>
      <w:proofErr w:type="spellEnd"/>
      <w:r w:rsidR="00665192" w:rsidRPr="00665192">
        <w:rPr>
          <w:rFonts w:cs="Arial"/>
          <w:bCs/>
          <w:szCs w:val="20"/>
        </w:rPr>
        <w:t xml:space="preserve"> + </w:t>
      </w:r>
      <w:proofErr w:type="spellStart"/>
      <w:r w:rsidR="00665192" w:rsidRPr="00665192">
        <w:rPr>
          <w:rFonts w:cs="Arial"/>
          <w:bCs/>
          <w:szCs w:val="20"/>
        </w:rPr>
        <w:t>gpa_group</w:t>
      </w:r>
      <w:proofErr w:type="spellEnd"/>
      <w:r w:rsidR="00665192" w:rsidRPr="00665192">
        <w:rPr>
          <w:rFonts w:cs="Arial"/>
          <w:bCs/>
          <w:szCs w:val="20"/>
        </w:rPr>
        <w:t xml:space="preserve"> + ethnicity</w:t>
      </w:r>
      <w:r w:rsidR="00665192">
        <w:rPr>
          <w:rFonts w:cs="Arial"/>
          <w:bCs/>
          <w:szCs w:val="20"/>
        </w:rPr>
        <w:t xml:space="preserve">. </w:t>
      </w:r>
    </w:p>
    <w:p w14:paraId="281F5450" w14:textId="77777777" w:rsidR="006034D1" w:rsidRDefault="006034D1" w:rsidP="00707476">
      <w:pPr>
        <w:rPr>
          <w:rFonts w:cs="Arial"/>
          <w:bCs/>
          <w:szCs w:val="20"/>
        </w:rPr>
      </w:pPr>
    </w:p>
    <w:p w14:paraId="73EF37DA" w14:textId="2EA16302" w:rsidR="00C004F7" w:rsidRPr="00CA78E2" w:rsidRDefault="00F911DF" w:rsidP="00B772BD">
      <w:pPr>
        <w:ind w:firstLine="720"/>
        <w:rPr>
          <w:rFonts w:cs="Arial"/>
          <w:bCs/>
          <w:szCs w:val="20"/>
        </w:rPr>
      </w:pPr>
      <w:r>
        <w:rPr>
          <w:rFonts w:cs="Arial"/>
          <w:bCs/>
          <w:szCs w:val="20"/>
        </w:rPr>
        <w:t xml:space="preserve">Of the collected demographics, the EFA identified </w:t>
      </w:r>
      <w:proofErr w:type="spellStart"/>
      <w:r>
        <w:rPr>
          <w:rFonts w:cs="Arial"/>
          <w:bCs/>
          <w:i/>
          <w:iCs/>
          <w:szCs w:val="20"/>
        </w:rPr>
        <w:t>gpa_group</w:t>
      </w:r>
      <w:proofErr w:type="spellEnd"/>
      <w:r>
        <w:rPr>
          <w:rFonts w:cs="Arial"/>
          <w:bCs/>
          <w:i/>
          <w:iCs/>
          <w:szCs w:val="20"/>
        </w:rPr>
        <w:t xml:space="preserve"> </w:t>
      </w:r>
      <w:r>
        <w:rPr>
          <w:rFonts w:cs="Arial"/>
          <w:bCs/>
          <w:szCs w:val="20"/>
        </w:rPr>
        <w:t xml:space="preserve">and </w:t>
      </w:r>
      <w:r>
        <w:rPr>
          <w:rFonts w:cs="Arial"/>
          <w:bCs/>
          <w:i/>
          <w:iCs/>
          <w:szCs w:val="20"/>
        </w:rPr>
        <w:t xml:space="preserve">ethnicity </w:t>
      </w:r>
      <w:r w:rsidR="00370265">
        <w:rPr>
          <w:rFonts w:cs="Arial"/>
          <w:bCs/>
          <w:szCs w:val="20"/>
        </w:rPr>
        <w:t xml:space="preserve">being impacted by a grade-related latent factor. </w:t>
      </w:r>
      <w:r w:rsidR="00C274B2">
        <w:rPr>
          <w:rFonts w:cs="Arial"/>
          <w:bCs/>
          <w:szCs w:val="20"/>
        </w:rPr>
        <w:t xml:space="preserve">Ethnicity being related to achievement has been well-documented in the literature (e.g., </w:t>
      </w:r>
      <w:r w:rsidR="004B25BE">
        <w:rPr>
          <w:rFonts w:cs="Arial"/>
          <w:bCs/>
          <w:szCs w:val="20"/>
        </w:rPr>
        <w:fldChar w:fldCharType="begin"/>
      </w:r>
      <w:r w:rsidR="004B25BE">
        <w:rPr>
          <w:rFonts w:cs="Arial"/>
          <w:bCs/>
          <w:szCs w:val="20"/>
        </w:rPr>
        <w:instrText xml:space="preserve"> ADDIN ZOTERO_ITEM CSL_CITATION {"citationID":"XxnPEAY9","properties":{"formattedCitation":"(Whitcomb et al., 2021)","plainCitation":"(Whitcomb et al., 2021)","noteIndex":0},"citationItems":[{"id":1708,"uris":["http://zotero.org/users/8793764/items/MDFYDG5C"],"itemData":{"id":1708,"type":"article-journal","abstract":"An analysis of institutional data to understand the outcome of obstacles faced by students from historically disadvantaged backgrounds is important in order to work toward promoting equity and inclusion. We use 10 years of institutional data at a large public research university to investigate the grades earned by students categorized on four demographic characteristics: gender, race/ethnicity, low-income status, and first-generation college student status. We find that on average across all years of study, underrepresented minority (URM) students experience a larger penalty to their mean overall and STEM GPA than even the most disadvantaged non-URM students. Moreover, the URM students with additional disadvantages due to socioeconomic status or first-generation college status were further penalized in their average GPA. These inequitable outcomes point to systemic inequities in higher education for students with historically disadvantaged backgrounds and the need to dismantle institutional inertia to support them.","container-title":"AERA Open","DOI":"10.1177/23328584211059823","ISSN":"2332-8584","language":"en","note":"publisher: SAGE Publications Inc","page":"23328584211059823","source":"SAGE Journals","title":"Not All Disadvantages Are Equal: Racial/Ethnic Minority Students Have Largest Disadvantage Among Demographic Groups in Both STEM and Non-STEM GPA","title-short":"Not All Disadvantages Are Equal","volume":"7","author":[{"family":"Whitcomb","given":"Kyle M."},{"family":"Cwik","given":"Sonja"},{"family":"Singh","given":"Chandralekha"}],"issued":{"date-parts":[["2021",1,1]]}}}],"schema":"https://github.com/citation-style-language/schema/raw/master/csl-citation.json"} </w:instrText>
      </w:r>
      <w:r w:rsidR="004B25BE">
        <w:rPr>
          <w:rFonts w:cs="Arial"/>
          <w:bCs/>
          <w:szCs w:val="20"/>
        </w:rPr>
        <w:fldChar w:fldCharType="separate"/>
      </w:r>
      <w:r w:rsidR="004B25BE" w:rsidRPr="004B25BE">
        <w:rPr>
          <w:rFonts w:cs="Arial"/>
        </w:rPr>
        <w:t>Whitcomb et al., 2021</w:t>
      </w:r>
      <w:r w:rsidR="004B25BE">
        <w:rPr>
          <w:rFonts w:cs="Arial"/>
          <w:bCs/>
          <w:szCs w:val="20"/>
        </w:rPr>
        <w:fldChar w:fldCharType="end"/>
      </w:r>
      <w:r w:rsidR="00C274B2">
        <w:rPr>
          <w:rFonts w:cs="Arial"/>
          <w:bCs/>
          <w:szCs w:val="20"/>
        </w:rPr>
        <w:t xml:space="preserve">) and it should be no surprise that GPA </w:t>
      </w:r>
      <w:r w:rsidR="00CA78E2">
        <w:rPr>
          <w:rFonts w:cs="Arial"/>
          <w:bCs/>
          <w:szCs w:val="20"/>
        </w:rPr>
        <w:t xml:space="preserve">is related to a latent factor for grades. The SEM model for the </w:t>
      </w:r>
      <w:r w:rsidR="00CA78E2">
        <w:rPr>
          <w:rFonts w:cs="Arial"/>
          <w:bCs/>
          <w:i/>
          <w:iCs/>
          <w:szCs w:val="20"/>
        </w:rPr>
        <w:t>grades</w:t>
      </w:r>
      <w:r w:rsidR="00CA78E2">
        <w:rPr>
          <w:rFonts w:cs="Arial"/>
          <w:bCs/>
          <w:szCs w:val="20"/>
        </w:rPr>
        <w:t xml:space="preserve"> latent factor </w:t>
      </w:r>
      <w:r w:rsidR="00821F48">
        <w:rPr>
          <w:rFonts w:cs="Arial"/>
          <w:bCs/>
          <w:szCs w:val="20"/>
        </w:rPr>
        <w:t xml:space="preserve">is presented in </w:t>
      </w:r>
      <w:r w:rsidR="00881864">
        <w:rPr>
          <w:rFonts w:cs="Arial"/>
          <w:bCs/>
          <w:szCs w:val="20"/>
        </w:rPr>
        <w:fldChar w:fldCharType="begin"/>
      </w:r>
      <w:r w:rsidR="00881864">
        <w:rPr>
          <w:rFonts w:cs="Arial"/>
          <w:bCs/>
          <w:szCs w:val="20"/>
        </w:rPr>
        <w:instrText xml:space="preserve"> REF _Ref163047682 \h </w:instrText>
      </w:r>
      <w:r w:rsidR="00881864">
        <w:rPr>
          <w:rFonts w:cs="Arial"/>
          <w:bCs/>
          <w:szCs w:val="20"/>
        </w:rPr>
      </w:r>
      <w:r w:rsidR="00881864">
        <w:rPr>
          <w:rFonts w:cs="Arial"/>
          <w:bCs/>
          <w:szCs w:val="20"/>
        </w:rPr>
        <w:fldChar w:fldCharType="separate"/>
      </w:r>
      <w:r w:rsidR="00881864">
        <w:t xml:space="preserve">Figure </w:t>
      </w:r>
      <w:r w:rsidR="00881864">
        <w:rPr>
          <w:noProof/>
        </w:rPr>
        <w:t>8</w:t>
      </w:r>
      <w:r w:rsidR="00881864">
        <w:rPr>
          <w:rFonts w:cs="Arial"/>
          <w:bCs/>
          <w:szCs w:val="20"/>
        </w:rPr>
        <w:fldChar w:fldCharType="end"/>
      </w:r>
      <w:r w:rsidR="00821F48">
        <w:rPr>
          <w:rFonts w:cs="Arial"/>
          <w:bCs/>
          <w:szCs w:val="20"/>
        </w:rPr>
        <w:t>.</w:t>
      </w:r>
    </w:p>
    <w:p w14:paraId="040C854D" w14:textId="77777777" w:rsidR="00981ECA" w:rsidRDefault="00981ECA" w:rsidP="00707476">
      <w:pPr>
        <w:rPr>
          <w:rFonts w:cs="Arial"/>
          <w:bCs/>
          <w:szCs w:val="20"/>
        </w:rPr>
      </w:pPr>
    </w:p>
    <w:p w14:paraId="32E6A6AB" w14:textId="7E948E3E" w:rsidR="00821F48" w:rsidRPr="00040180" w:rsidRDefault="00621AD6" w:rsidP="00821F48">
      <w:pPr>
        <w:keepNext/>
        <w:rPr>
          <w:rFonts w:cs="Arial"/>
          <w:szCs w:val="20"/>
        </w:rPr>
      </w:pPr>
      <w:r w:rsidRPr="00040180">
        <w:rPr>
          <w:rFonts w:cs="Arial"/>
          <w:szCs w:val="20"/>
        </w:rPr>
        <w:t xml:space="preserve">[Insert Figure 9 here] </w:t>
      </w:r>
    </w:p>
    <w:p w14:paraId="2421C980" w14:textId="77777777" w:rsidR="00621AD6" w:rsidRDefault="00621AD6" w:rsidP="00821F48">
      <w:pPr>
        <w:keepNext/>
      </w:pPr>
    </w:p>
    <w:p w14:paraId="67172CDE" w14:textId="77777777" w:rsidR="00821F48" w:rsidRDefault="00821F48" w:rsidP="00821F48">
      <w:pPr>
        <w:rPr>
          <w:rFonts w:cs="Arial"/>
          <w:bCs/>
          <w:szCs w:val="20"/>
        </w:rPr>
      </w:pPr>
      <w:r>
        <w:rPr>
          <w:rFonts w:cs="Arial"/>
          <w:bCs/>
          <w:szCs w:val="20"/>
        </w:rPr>
        <w:t>Evaluative metrics for the model are:</w:t>
      </w:r>
    </w:p>
    <w:p w14:paraId="7F211B88" w14:textId="06D32F6B" w:rsidR="00821F48" w:rsidRDefault="00821F48" w:rsidP="00821F48">
      <w:pPr>
        <w:pStyle w:val="ListParagraph"/>
        <w:numPr>
          <w:ilvl w:val="0"/>
          <w:numId w:val="13"/>
        </w:numPr>
        <w:spacing w:line="240" w:lineRule="auto"/>
        <w:rPr>
          <w:rFonts w:ascii="Arial" w:hAnsi="Arial" w:cs="Arial"/>
          <w:bCs/>
          <w:sz w:val="20"/>
          <w:szCs w:val="20"/>
        </w:rPr>
      </w:pPr>
      <w:r>
        <w:rPr>
          <w:rFonts w:ascii="Arial" w:hAnsi="Arial" w:cs="Arial"/>
          <w:bCs/>
          <w:sz w:val="20"/>
          <w:szCs w:val="20"/>
        </w:rPr>
        <w:t>RMSEA=0.</w:t>
      </w:r>
      <w:r w:rsidR="00D82C54">
        <w:rPr>
          <w:rFonts w:ascii="Arial" w:hAnsi="Arial" w:cs="Arial"/>
          <w:bCs/>
          <w:sz w:val="20"/>
          <w:szCs w:val="20"/>
        </w:rPr>
        <w:t>07</w:t>
      </w:r>
      <w:r>
        <w:rPr>
          <w:rFonts w:ascii="Arial" w:hAnsi="Arial" w:cs="Arial"/>
          <w:bCs/>
          <w:sz w:val="20"/>
          <w:szCs w:val="20"/>
        </w:rPr>
        <w:t xml:space="preserve"> (target &lt;0.1)</w:t>
      </w:r>
    </w:p>
    <w:p w14:paraId="342A3D46" w14:textId="035EA299" w:rsidR="00821F48" w:rsidRDefault="00821F48" w:rsidP="00821F48">
      <w:pPr>
        <w:pStyle w:val="ListParagraph"/>
        <w:numPr>
          <w:ilvl w:val="0"/>
          <w:numId w:val="13"/>
        </w:numPr>
        <w:spacing w:line="240" w:lineRule="auto"/>
        <w:rPr>
          <w:rFonts w:ascii="Arial" w:hAnsi="Arial" w:cs="Arial"/>
          <w:bCs/>
          <w:sz w:val="20"/>
          <w:szCs w:val="20"/>
        </w:rPr>
      </w:pPr>
      <w:r>
        <w:rPr>
          <w:rFonts w:ascii="Arial" w:hAnsi="Arial" w:cs="Arial"/>
          <w:bCs/>
          <w:sz w:val="20"/>
          <w:szCs w:val="20"/>
        </w:rPr>
        <w:t>CFI=0.</w:t>
      </w:r>
      <w:r w:rsidR="00D82C54">
        <w:rPr>
          <w:rFonts w:ascii="Arial" w:hAnsi="Arial" w:cs="Arial"/>
          <w:bCs/>
          <w:sz w:val="20"/>
          <w:szCs w:val="20"/>
        </w:rPr>
        <w:t>98</w:t>
      </w:r>
      <w:r>
        <w:rPr>
          <w:rFonts w:ascii="Arial" w:hAnsi="Arial" w:cs="Arial"/>
          <w:bCs/>
          <w:sz w:val="20"/>
          <w:szCs w:val="20"/>
        </w:rPr>
        <w:t xml:space="preserve"> (target &gt;0.9)</w:t>
      </w:r>
    </w:p>
    <w:p w14:paraId="537D6C7D" w14:textId="7CA67C44" w:rsidR="00821F48" w:rsidRDefault="00821F48" w:rsidP="00821F48">
      <w:pPr>
        <w:pStyle w:val="ListParagraph"/>
        <w:numPr>
          <w:ilvl w:val="0"/>
          <w:numId w:val="13"/>
        </w:numPr>
        <w:spacing w:line="240" w:lineRule="auto"/>
        <w:rPr>
          <w:rFonts w:ascii="Arial" w:hAnsi="Arial" w:cs="Arial"/>
          <w:bCs/>
          <w:sz w:val="20"/>
          <w:szCs w:val="20"/>
        </w:rPr>
      </w:pPr>
      <w:r>
        <w:rPr>
          <w:rFonts w:ascii="Arial" w:hAnsi="Arial" w:cs="Arial"/>
          <w:bCs/>
          <w:sz w:val="20"/>
          <w:szCs w:val="20"/>
        </w:rPr>
        <w:t>GFI=0.</w:t>
      </w:r>
      <w:r w:rsidR="00D82C54">
        <w:rPr>
          <w:rFonts w:ascii="Arial" w:hAnsi="Arial" w:cs="Arial"/>
          <w:bCs/>
          <w:sz w:val="20"/>
          <w:szCs w:val="20"/>
        </w:rPr>
        <w:t>97</w:t>
      </w:r>
      <w:r>
        <w:rPr>
          <w:rFonts w:ascii="Arial" w:hAnsi="Arial" w:cs="Arial"/>
          <w:bCs/>
          <w:sz w:val="20"/>
          <w:szCs w:val="20"/>
        </w:rPr>
        <w:t xml:space="preserve"> (target &gt;0.9)</w:t>
      </w:r>
    </w:p>
    <w:p w14:paraId="0DB7CAE2" w14:textId="61C60DE6" w:rsidR="00821F48" w:rsidRDefault="00821F48" w:rsidP="00821F48">
      <w:pPr>
        <w:pStyle w:val="ListParagraph"/>
        <w:numPr>
          <w:ilvl w:val="0"/>
          <w:numId w:val="13"/>
        </w:numPr>
        <w:spacing w:line="240" w:lineRule="auto"/>
        <w:rPr>
          <w:rFonts w:ascii="Arial" w:hAnsi="Arial" w:cs="Arial"/>
          <w:bCs/>
          <w:sz w:val="20"/>
          <w:szCs w:val="20"/>
        </w:rPr>
      </w:pPr>
      <w:r>
        <w:rPr>
          <w:rFonts w:ascii="Arial" w:hAnsi="Arial" w:cs="Arial"/>
          <w:bCs/>
          <w:sz w:val="20"/>
          <w:szCs w:val="20"/>
        </w:rPr>
        <w:t>TLI=0.</w:t>
      </w:r>
      <w:r w:rsidR="00D82C54">
        <w:rPr>
          <w:rFonts w:ascii="Arial" w:hAnsi="Arial" w:cs="Arial"/>
          <w:bCs/>
          <w:sz w:val="20"/>
          <w:szCs w:val="20"/>
        </w:rPr>
        <w:t>95</w:t>
      </w:r>
      <w:r>
        <w:rPr>
          <w:rFonts w:ascii="Arial" w:hAnsi="Arial" w:cs="Arial"/>
          <w:bCs/>
          <w:sz w:val="20"/>
          <w:szCs w:val="20"/>
        </w:rPr>
        <w:t xml:space="preserve"> (target &gt;0.95)</w:t>
      </w:r>
    </w:p>
    <w:p w14:paraId="0502D7C9" w14:textId="2E9D5C37" w:rsidR="0063517B" w:rsidRPr="00BE7A86" w:rsidRDefault="00BE7A86" w:rsidP="00707476">
      <w:pPr>
        <w:rPr>
          <w:rFonts w:cs="Arial"/>
          <w:bCs/>
          <w:szCs w:val="20"/>
        </w:rPr>
      </w:pPr>
      <w:r>
        <w:rPr>
          <w:rFonts w:cs="Arial"/>
          <w:bCs/>
          <w:szCs w:val="20"/>
        </w:rPr>
        <w:t xml:space="preserve">By all evaluative metrics, the </w:t>
      </w:r>
      <w:r>
        <w:rPr>
          <w:rFonts w:cs="Arial"/>
          <w:bCs/>
          <w:i/>
          <w:iCs/>
          <w:szCs w:val="20"/>
        </w:rPr>
        <w:t xml:space="preserve">grades </w:t>
      </w:r>
      <w:r>
        <w:rPr>
          <w:rFonts w:cs="Arial"/>
          <w:bCs/>
          <w:szCs w:val="20"/>
        </w:rPr>
        <w:t xml:space="preserve">latent factor SEM model </w:t>
      </w:r>
      <w:r w:rsidR="009F6977">
        <w:rPr>
          <w:rFonts w:cs="Arial"/>
          <w:bCs/>
          <w:szCs w:val="20"/>
        </w:rPr>
        <w:t>fits our data</w:t>
      </w:r>
      <w:r w:rsidR="00444435">
        <w:rPr>
          <w:rFonts w:cs="Arial"/>
          <w:bCs/>
          <w:szCs w:val="20"/>
        </w:rPr>
        <w:t xml:space="preserve"> well</w:t>
      </w:r>
      <w:r w:rsidR="009F6977">
        <w:rPr>
          <w:rFonts w:cs="Arial"/>
          <w:bCs/>
          <w:szCs w:val="20"/>
        </w:rPr>
        <w:t xml:space="preserve">. </w:t>
      </w:r>
    </w:p>
    <w:p w14:paraId="3037D8B1" w14:textId="77777777" w:rsidR="00D82C54" w:rsidRDefault="00D82C54" w:rsidP="00707476">
      <w:pPr>
        <w:rPr>
          <w:rFonts w:cs="Arial"/>
          <w:bCs/>
          <w:szCs w:val="20"/>
        </w:rPr>
      </w:pPr>
    </w:p>
    <w:p w14:paraId="10B15ED8" w14:textId="45B6C882" w:rsidR="00A165E6" w:rsidRPr="00A165E6" w:rsidRDefault="006263A9" w:rsidP="00A165E6">
      <w:pPr>
        <w:pStyle w:val="Heading2"/>
      </w:pPr>
      <w:bookmarkStart w:id="16" w:name="_Ref164081953"/>
      <w:r>
        <w:t xml:space="preserve">4.4 </w:t>
      </w:r>
      <w:r w:rsidR="00A165E6">
        <w:t>Structural Equation Modeling for Community of Inquiry, Cognitive Load, and Grades</w:t>
      </w:r>
      <w:bookmarkEnd w:id="16"/>
    </w:p>
    <w:p w14:paraId="6F4C2DEE" w14:textId="7C22ED27" w:rsidR="00C004F7" w:rsidRDefault="005B669A" w:rsidP="00B772BD">
      <w:pPr>
        <w:ind w:firstLine="720"/>
        <w:rPr>
          <w:rFonts w:cs="Arial"/>
          <w:bCs/>
          <w:szCs w:val="20"/>
        </w:rPr>
      </w:pPr>
      <w:r>
        <w:rPr>
          <w:rFonts w:cs="Arial"/>
          <w:bCs/>
          <w:szCs w:val="20"/>
        </w:rPr>
        <w:t xml:space="preserve">Now, we consider structural models that accommodate the Community of Inquiry and Cognitive Load structural models while including </w:t>
      </w:r>
      <w:r w:rsidR="00EC270A">
        <w:rPr>
          <w:rFonts w:cs="Arial"/>
          <w:bCs/>
          <w:szCs w:val="20"/>
        </w:rPr>
        <w:t xml:space="preserve">additional measurables such as grades and demographic information </w:t>
      </w:r>
      <w:r w:rsidR="00F66698">
        <w:rPr>
          <w:rFonts w:cs="Arial"/>
          <w:bCs/>
          <w:szCs w:val="20"/>
        </w:rPr>
        <w:t xml:space="preserve">such as </w:t>
      </w:r>
      <w:r w:rsidR="000C3240">
        <w:rPr>
          <w:rFonts w:cs="Arial"/>
          <w:bCs/>
          <w:szCs w:val="20"/>
        </w:rPr>
        <w:t xml:space="preserve">gender, </w:t>
      </w:r>
      <w:r w:rsidR="00320713">
        <w:rPr>
          <w:rFonts w:cs="Arial"/>
          <w:bCs/>
          <w:szCs w:val="20"/>
        </w:rPr>
        <w:t xml:space="preserve">age category, </w:t>
      </w:r>
      <w:r w:rsidR="00F66698">
        <w:rPr>
          <w:rFonts w:cs="Arial"/>
          <w:bCs/>
          <w:szCs w:val="20"/>
        </w:rPr>
        <w:t xml:space="preserve">ethnicity, GPA category, major, and </w:t>
      </w:r>
      <w:r w:rsidR="00DE79E1">
        <w:rPr>
          <w:rFonts w:cs="Arial"/>
          <w:bCs/>
          <w:szCs w:val="20"/>
        </w:rPr>
        <w:t>employment</w:t>
      </w:r>
      <w:r w:rsidR="00F66698">
        <w:rPr>
          <w:rFonts w:cs="Arial"/>
          <w:bCs/>
          <w:szCs w:val="20"/>
        </w:rPr>
        <w:t xml:space="preserve"> status (full/part</w:t>
      </w:r>
      <w:r w:rsidR="00DE79E1">
        <w:rPr>
          <w:rFonts w:cs="Arial"/>
          <w:bCs/>
          <w:szCs w:val="20"/>
        </w:rPr>
        <w:t>/retired/none</w:t>
      </w:r>
      <w:r w:rsidR="00F66698">
        <w:rPr>
          <w:rFonts w:cs="Arial"/>
          <w:bCs/>
          <w:szCs w:val="20"/>
        </w:rPr>
        <w:t>).</w:t>
      </w:r>
      <w:r w:rsidR="000C3240">
        <w:rPr>
          <w:rFonts w:cs="Arial"/>
          <w:bCs/>
          <w:szCs w:val="20"/>
        </w:rPr>
        <w:t xml:space="preserve"> </w:t>
      </w:r>
    </w:p>
    <w:p w14:paraId="4FFEEE76" w14:textId="77777777" w:rsidR="00FB440E" w:rsidRDefault="00FB440E" w:rsidP="00707476">
      <w:pPr>
        <w:rPr>
          <w:rFonts w:cs="Arial"/>
          <w:bCs/>
          <w:szCs w:val="20"/>
        </w:rPr>
      </w:pPr>
    </w:p>
    <w:p w14:paraId="2D207D83" w14:textId="62CDA1BA" w:rsidR="00BB40BB" w:rsidRPr="0042243A" w:rsidRDefault="00797F27" w:rsidP="00707476">
      <w:pPr>
        <w:rPr>
          <w:rFonts w:cs="Arial"/>
          <w:bCs/>
          <w:i/>
          <w:iCs/>
          <w:szCs w:val="20"/>
        </w:rPr>
      </w:pPr>
      <w:r>
        <w:rPr>
          <w:rFonts w:cs="Arial"/>
          <w:b/>
          <w:szCs w:val="20"/>
        </w:rPr>
        <w:t xml:space="preserve">SEM </w:t>
      </w:r>
      <w:r w:rsidR="00FB440E">
        <w:rPr>
          <w:rFonts w:cs="Arial"/>
          <w:b/>
          <w:szCs w:val="20"/>
        </w:rPr>
        <w:t xml:space="preserve">Attempt 1: </w:t>
      </w:r>
      <w:r w:rsidR="00FB440E" w:rsidRPr="0042243A">
        <w:rPr>
          <w:rFonts w:cs="Arial"/>
          <w:bCs/>
          <w:i/>
          <w:iCs/>
          <w:szCs w:val="20"/>
        </w:rPr>
        <w:t xml:space="preserve">Exploratory Factor Analysis </w:t>
      </w:r>
      <w:r w:rsidR="005B27B7" w:rsidRPr="0042243A">
        <w:rPr>
          <w:rFonts w:cs="Arial"/>
          <w:bCs/>
          <w:i/>
          <w:iCs/>
          <w:szCs w:val="20"/>
        </w:rPr>
        <w:t xml:space="preserve">with all Measurable </w:t>
      </w:r>
      <w:r w:rsidR="00BB40BB" w:rsidRPr="0042243A">
        <w:rPr>
          <w:rFonts w:cs="Arial"/>
          <w:bCs/>
          <w:i/>
          <w:iCs/>
          <w:szCs w:val="20"/>
        </w:rPr>
        <w:t>Values</w:t>
      </w:r>
    </w:p>
    <w:p w14:paraId="47F99839" w14:textId="58E25F84" w:rsidR="00C004F7" w:rsidRDefault="005B27B7" w:rsidP="00B772BD">
      <w:pPr>
        <w:ind w:firstLine="720"/>
        <w:rPr>
          <w:rFonts w:cs="Arial"/>
          <w:bCs/>
          <w:szCs w:val="20"/>
        </w:rPr>
      </w:pPr>
      <w:r>
        <w:rPr>
          <w:rFonts w:cs="Arial"/>
          <w:bCs/>
          <w:szCs w:val="20"/>
        </w:rPr>
        <w:t xml:space="preserve">As a baseline, we perform an Exploratory Factor Analysis </w:t>
      </w:r>
      <w:r w:rsidR="00A80F50">
        <w:rPr>
          <w:rFonts w:cs="Arial"/>
          <w:bCs/>
          <w:szCs w:val="20"/>
        </w:rPr>
        <w:t xml:space="preserve">including all measurable values to identify </w:t>
      </w:r>
      <w:r w:rsidR="00C22D2F">
        <w:rPr>
          <w:rFonts w:cs="Arial"/>
          <w:bCs/>
          <w:szCs w:val="20"/>
        </w:rPr>
        <w:t xml:space="preserve">if a mix of Community of Inquiry and Cognitive Load measurable items </w:t>
      </w:r>
      <w:r w:rsidR="009409B2">
        <w:rPr>
          <w:rFonts w:cs="Arial"/>
          <w:bCs/>
          <w:szCs w:val="20"/>
        </w:rPr>
        <w:t xml:space="preserve">are caused by a single latent value. </w:t>
      </w:r>
      <w:r w:rsidR="00636B55">
        <w:rPr>
          <w:rFonts w:cs="Arial"/>
          <w:bCs/>
          <w:szCs w:val="20"/>
        </w:rPr>
        <w:t xml:space="preserve">The result of the EFA is provided in </w:t>
      </w:r>
      <w:r w:rsidR="00636B55">
        <w:rPr>
          <w:rFonts w:cs="Arial"/>
          <w:bCs/>
          <w:szCs w:val="20"/>
        </w:rPr>
        <w:fldChar w:fldCharType="begin"/>
      </w:r>
      <w:r w:rsidR="00636B55">
        <w:rPr>
          <w:rFonts w:cs="Arial"/>
          <w:bCs/>
          <w:szCs w:val="20"/>
        </w:rPr>
        <w:instrText xml:space="preserve"> REF _Ref163043354 \h </w:instrText>
      </w:r>
      <w:r w:rsidR="00636B55">
        <w:rPr>
          <w:rFonts w:cs="Arial"/>
          <w:bCs/>
          <w:szCs w:val="20"/>
        </w:rPr>
      </w:r>
      <w:r w:rsidR="00636B55">
        <w:rPr>
          <w:rFonts w:cs="Arial"/>
          <w:bCs/>
          <w:szCs w:val="20"/>
        </w:rPr>
        <w:fldChar w:fldCharType="separate"/>
      </w:r>
      <w:r w:rsidR="00F2215F">
        <w:t xml:space="preserve">Table </w:t>
      </w:r>
      <w:r w:rsidR="00636B55">
        <w:rPr>
          <w:rFonts w:cs="Arial"/>
          <w:bCs/>
          <w:szCs w:val="20"/>
        </w:rPr>
        <w:fldChar w:fldCharType="end"/>
      </w:r>
      <w:r w:rsidR="006B2C20">
        <w:rPr>
          <w:rFonts w:cs="Arial"/>
          <w:bCs/>
          <w:szCs w:val="20"/>
        </w:rPr>
        <w:t>5</w:t>
      </w:r>
      <w:r w:rsidR="00636B55">
        <w:rPr>
          <w:rFonts w:cs="Arial"/>
          <w:bCs/>
          <w:szCs w:val="20"/>
        </w:rPr>
        <w:t>.</w:t>
      </w:r>
    </w:p>
    <w:p w14:paraId="7F773EB7" w14:textId="1CADE4AC" w:rsidR="008175DF" w:rsidRDefault="008175DF" w:rsidP="008175DF">
      <w:pPr>
        <w:rPr>
          <w:rFonts w:cs="Arial"/>
          <w:bCs/>
          <w:szCs w:val="20"/>
        </w:rPr>
      </w:pPr>
    </w:p>
    <w:p w14:paraId="562A6D6E" w14:textId="432F6A4F" w:rsidR="008175DF" w:rsidRDefault="008175DF" w:rsidP="008175DF">
      <w:pPr>
        <w:rPr>
          <w:rFonts w:cs="Arial"/>
          <w:bCs/>
          <w:szCs w:val="20"/>
        </w:rPr>
      </w:pPr>
      <w:r>
        <w:rPr>
          <w:rFonts w:cs="Arial"/>
          <w:bCs/>
          <w:szCs w:val="20"/>
        </w:rPr>
        <w:t>[Insert Table 5 here]</w:t>
      </w:r>
    </w:p>
    <w:p w14:paraId="1CAA1B1A" w14:textId="77777777" w:rsidR="008175DF" w:rsidRPr="00636B55" w:rsidRDefault="008175DF" w:rsidP="008175DF">
      <w:pPr>
        <w:rPr>
          <w:rFonts w:cs="Arial"/>
          <w:bCs/>
          <w:szCs w:val="20"/>
        </w:rPr>
      </w:pPr>
    </w:p>
    <w:p w14:paraId="0181DABA" w14:textId="23C7B5A3" w:rsidR="00C004F7" w:rsidRDefault="000C7D66" w:rsidP="00707476">
      <w:pPr>
        <w:rPr>
          <w:rFonts w:cs="Arial"/>
          <w:bCs/>
          <w:szCs w:val="20"/>
        </w:rPr>
      </w:pPr>
      <w:r>
        <w:rPr>
          <w:rFonts w:cs="Arial"/>
          <w:bCs/>
          <w:szCs w:val="20"/>
        </w:rPr>
        <w:t>As a quick review of the identified latent factors:</w:t>
      </w:r>
    </w:p>
    <w:p w14:paraId="0E5C0EC5" w14:textId="404663D6" w:rsidR="000C7D66" w:rsidRPr="001A77E0" w:rsidRDefault="000C7D66" w:rsidP="000C7D66">
      <w:pPr>
        <w:pStyle w:val="ListParagraph"/>
        <w:numPr>
          <w:ilvl w:val="0"/>
          <w:numId w:val="14"/>
        </w:numPr>
        <w:rPr>
          <w:rFonts w:ascii="Arial" w:hAnsi="Arial" w:cs="Arial"/>
          <w:bCs/>
          <w:sz w:val="20"/>
          <w:szCs w:val="20"/>
        </w:rPr>
      </w:pPr>
      <w:r w:rsidRPr="001A77E0">
        <w:rPr>
          <w:rFonts w:ascii="Arial" w:hAnsi="Arial" w:cs="Arial"/>
          <w:b/>
          <w:sz w:val="20"/>
          <w:szCs w:val="20"/>
        </w:rPr>
        <w:t>eta1</w:t>
      </w:r>
      <w:r>
        <w:rPr>
          <w:rFonts w:ascii="Arial" w:hAnsi="Arial" w:cs="Arial"/>
          <w:bCs/>
          <w:sz w:val="20"/>
          <w:szCs w:val="20"/>
        </w:rPr>
        <w:t xml:space="preserve"> </w:t>
      </w:r>
      <w:r w:rsidR="001A77E0">
        <w:rPr>
          <w:rFonts w:ascii="Arial" w:hAnsi="Arial" w:cs="Arial"/>
          <w:bCs/>
          <w:sz w:val="20"/>
          <w:szCs w:val="20"/>
        </w:rPr>
        <w:t>–</w:t>
      </w:r>
      <w:r>
        <w:rPr>
          <w:rFonts w:ascii="Arial" w:hAnsi="Arial" w:cs="Arial"/>
          <w:bCs/>
          <w:sz w:val="20"/>
          <w:szCs w:val="20"/>
        </w:rPr>
        <w:t xml:space="preserve"> </w:t>
      </w:r>
      <w:r w:rsidR="001A77E0">
        <w:rPr>
          <w:rFonts w:ascii="Arial" w:hAnsi="Arial" w:cs="Arial"/>
          <w:bCs/>
          <w:sz w:val="20"/>
          <w:szCs w:val="20"/>
        </w:rPr>
        <w:t xml:space="preserve">Cognitive Load latent factor </w:t>
      </w:r>
      <w:proofErr w:type="spellStart"/>
      <w:r w:rsidR="001A77E0">
        <w:rPr>
          <w:rFonts w:ascii="Arial" w:hAnsi="Arial" w:cs="Arial"/>
          <w:bCs/>
          <w:i/>
          <w:iCs/>
          <w:sz w:val="20"/>
          <w:szCs w:val="20"/>
        </w:rPr>
        <w:t>replying_to_posts</w:t>
      </w:r>
      <w:proofErr w:type="spellEnd"/>
    </w:p>
    <w:p w14:paraId="71973574" w14:textId="2A372D85" w:rsidR="001A77E0" w:rsidRDefault="001A77E0" w:rsidP="000C7D66">
      <w:pPr>
        <w:pStyle w:val="ListParagraph"/>
        <w:numPr>
          <w:ilvl w:val="0"/>
          <w:numId w:val="14"/>
        </w:numPr>
        <w:rPr>
          <w:rFonts w:ascii="Arial" w:hAnsi="Arial" w:cs="Arial"/>
          <w:bCs/>
          <w:sz w:val="20"/>
          <w:szCs w:val="20"/>
        </w:rPr>
      </w:pPr>
      <w:r>
        <w:rPr>
          <w:rFonts w:ascii="Arial" w:hAnsi="Arial" w:cs="Arial"/>
          <w:b/>
          <w:sz w:val="20"/>
          <w:szCs w:val="20"/>
        </w:rPr>
        <w:t xml:space="preserve">eta2 </w:t>
      </w:r>
      <w:r w:rsidR="00871B21">
        <w:rPr>
          <w:rFonts w:ascii="Arial" w:hAnsi="Arial" w:cs="Arial"/>
          <w:bCs/>
          <w:sz w:val="20"/>
          <w:szCs w:val="20"/>
        </w:rPr>
        <w:t>–</w:t>
      </w:r>
      <w:r>
        <w:rPr>
          <w:rFonts w:ascii="Arial" w:hAnsi="Arial" w:cs="Arial"/>
          <w:bCs/>
          <w:sz w:val="20"/>
          <w:szCs w:val="20"/>
        </w:rPr>
        <w:t xml:space="preserve"> </w:t>
      </w:r>
      <w:r w:rsidR="00871B21">
        <w:rPr>
          <w:rFonts w:ascii="Arial" w:hAnsi="Arial" w:cs="Arial"/>
          <w:bCs/>
          <w:sz w:val="20"/>
          <w:szCs w:val="20"/>
        </w:rPr>
        <w:t xml:space="preserve">Almost all </w:t>
      </w:r>
      <w:proofErr w:type="spellStart"/>
      <w:r w:rsidR="0013305F">
        <w:rPr>
          <w:rFonts w:ascii="Arial" w:hAnsi="Arial" w:cs="Arial"/>
          <w:bCs/>
          <w:i/>
          <w:iCs/>
          <w:sz w:val="20"/>
          <w:szCs w:val="20"/>
        </w:rPr>
        <w:t>cognitive_presence</w:t>
      </w:r>
      <w:proofErr w:type="spellEnd"/>
      <w:r w:rsidR="0013305F">
        <w:rPr>
          <w:rFonts w:ascii="Arial" w:hAnsi="Arial" w:cs="Arial"/>
          <w:bCs/>
          <w:sz w:val="20"/>
          <w:szCs w:val="20"/>
        </w:rPr>
        <w:t xml:space="preserve"> </w:t>
      </w:r>
      <w:r w:rsidR="00A9006B">
        <w:rPr>
          <w:rFonts w:ascii="Arial" w:hAnsi="Arial" w:cs="Arial"/>
          <w:bCs/>
          <w:sz w:val="20"/>
          <w:szCs w:val="20"/>
        </w:rPr>
        <w:t xml:space="preserve">along </w:t>
      </w:r>
      <w:r w:rsidR="00530ADE">
        <w:rPr>
          <w:rFonts w:ascii="Arial" w:hAnsi="Arial" w:cs="Arial"/>
          <w:bCs/>
          <w:sz w:val="20"/>
          <w:szCs w:val="20"/>
        </w:rPr>
        <w:t xml:space="preserve">with </w:t>
      </w:r>
      <w:r w:rsidR="00A778DB">
        <w:rPr>
          <w:rFonts w:ascii="Arial" w:hAnsi="Arial" w:cs="Arial"/>
          <w:bCs/>
          <w:i/>
          <w:iCs/>
          <w:sz w:val="20"/>
          <w:szCs w:val="20"/>
        </w:rPr>
        <w:t>latent_tp3</w:t>
      </w:r>
    </w:p>
    <w:p w14:paraId="515D0F3F" w14:textId="2DC75941" w:rsidR="00530ADE" w:rsidRDefault="00530ADE" w:rsidP="000C7D66">
      <w:pPr>
        <w:pStyle w:val="ListParagraph"/>
        <w:numPr>
          <w:ilvl w:val="0"/>
          <w:numId w:val="14"/>
        </w:numPr>
        <w:rPr>
          <w:rFonts w:ascii="Arial" w:hAnsi="Arial" w:cs="Arial"/>
          <w:bCs/>
          <w:sz w:val="20"/>
          <w:szCs w:val="20"/>
        </w:rPr>
      </w:pPr>
      <w:r>
        <w:rPr>
          <w:rFonts w:ascii="Arial" w:hAnsi="Arial" w:cs="Arial"/>
          <w:b/>
          <w:sz w:val="20"/>
          <w:szCs w:val="20"/>
        </w:rPr>
        <w:t xml:space="preserve">eta3 </w:t>
      </w:r>
      <w:r w:rsidR="00D61276">
        <w:rPr>
          <w:rFonts w:ascii="Arial" w:hAnsi="Arial" w:cs="Arial"/>
          <w:bCs/>
          <w:sz w:val="20"/>
          <w:szCs w:val="20"/>
        </w:rPr>
        <w:t>–</w:t>
      </w:r>
      <w:r>
        <w:rPr>
          <w:rFonts w:ascii="Arial" w:hAnsi="Arial" w:cs="Arial"/>
          <w:bCs/>
          <w:sz w:val="20"/>
          <w:szCs w:val="20"/>
        </w:rPr>
        <w:t xml:space="preserve"> </w:t>
      </w:r>
      <w:r w:rsidR="00D61276">
        <w:rPr>
          <w:rFonts w:ascii="Arial" w:hAnsi="Arial" w:cs="Arial"/>
          <w:bCs/>
          <w:sz w:val="20"/>
          <w:szCs w:val="20"/>
        </w:rPr>
        <w:t xml:space="preserve">Partial Cognitive Load latent factor </w:t>
      </w:r>
      <w:proofErr w:type="spellStart"/>
      <w:r w:rsidR="00D61276">
        <w:rPr>
          <w:rFonts w:ascii="Arial" w:hAnsi="Arial" w:cs="Arial"/>
          <w:bCs/>
          <w:i/>
          <w:iCs/>
          <w:sz w:val="20"/>
          <w:szCs w:val="20"/>
        </w:rPr>
        <w:t>understanding_expectations</w:t>
      </w:r>
      <w:proofErr w:type="spellEnd"/>
    </w:p>
    <w:p w14:paraId="4D28A72A" w14:textId="787DD77F" w:rsidR="00D61276" w:rsidRPr="00825B90" w:rsidRDefault="00D61276" w:rsidP="000C7D66">
      <w:pPr>
        <w:pStyle w:val="ListParagraph"/>
        <w:numPr>
          <w:ilvl w:val="0"/>
          <w:numId w:val="14"/>
        </w:numPr>
        <w:rPr>
          <w:rFonts w:ascii="Arial" w:hAnsi="Arial" w:cs="Arial"/>
          <w:bCs/>
          <w:sz w:val="20"/>
          <w:szCs w:val="20"/>
        </w:rPr>
      </w:pPr>
      <w:r>
        <w:rPr>
          <w:rFonts w:ascii="Arial" w:hAnsi="Arial" w:cs="Arial"/>
          <w:b/>
          <w:sz w:val="20"/>
          <w:szCs w:val="20"/>
        </w:rPr>
        <w:t xml:space="preserve">eta4 </w:t>
      </w:r>
      <w:r w:rsidR="00A10E91">
        <w:rPr>
          <w:rFonts w:ascii="Arial" w:hAnsi="Arial" w:cs="Arial"/>
          <w:bCs/>
          <w:sz w:val="20"/>
          <w:szCs w:val="20"/>
        </w:rPr>
        <w:t>–</w:t>
      </w:r>
      <w:r>
        <w:rPr>
          <w:rFonts w:ascii="Arial" w:hAnsi="Arial" w:cs="Arial"/>
          <w:bCs/>
          <w:sz w:val="20"/>
          <w:szCs w:val="20"/>
        </w:rPr>
        <w:t xml:space="preserve"> </w:t>
      </w:r>
      <w:r w:rsidR="00A10E91">
        <w:rPr>
          <w:rFonts w:ascii="Arial" w:hAnsi="Arial" w:cs="Arial"/>
          <w:bCs/>
          <w:sz w:val="20"/>
          <w:szCs w:val="20"/>
        </w:rPr>
        <w:t xml:space="preserve">Community of Inquiry intermediate latent factor </w:t>
      </w:r>
      <w:r w:rsidR="00825B90">
        <w:rPr>
          <w:rFonts w:ascii="Arial" w:hAnsi="Arial" w:cs="Arial"/>
          <w:bCs/>
          <w:i/>
          <w:iCs/>
          <w:sz w:val="20"/>
          <w:szCs w:val="20"/>
        </w:rPr>
        <w:t>latent_tp1</w:t>
      </w:r>
    </w:p>
    <w:p w14:paraId="1F6D7546" w14:textId="682B5344" w:rsidR="00825B90" w:rsidRPr="00F96EFF" w:rsidRDefault="00F96EFF" w:rsidP="000C7D66">
      <w:pPr>
        <w:pStyle w:val="ListParagraph"/>
        <w:numPr>
          <w:ilvl w:val="0"/>
          <w:numId w:val="14"/>
        </w:numPr>
        <w:rPr>
          <w:rFonts w:ascii="Arial" w:hAnsi="Arial" w:cs="Arial"/>
          <w:bCs/>
          <w:sz w:val="20"/>
          <w:szCs w:val="20"/>
        </w:rPr>
      </w:pPr>
      <w:r>
        <w:rPr>
          <w:rFonts w:ascii="Arial" w:hAnsi="Arial" w:cs="Arial"/>
          <w:b/>
          <w:sz w:val="20"/>
          <w:szCs w:val="20"/>
        </w:rPr>
        <w:t xml:space="preserve">eta6 </w:t>
      </w:r>
      <w:r>
        <w:rPr>
          <w:rFonts w:ascii="Arial" w:hAnsi="Arial" w:cs="Arial"/>
          <w:bCs/>
          <w:sz w:val="20"/>
          <w:szCs w:val="20"/>
        </w:rPr>
        <w:t xml:space="preserve">– Cognitive Load latent factor </w:t>
      </w:r>
      <w:proofErr w:type="spellStart"/>
      <w:r>
        <w:rPr>
          <w:rFonts w:ascii="Arial" w:hAnsi="Arial" w:cs="Arial"/>
          <w:bCs/>
          <w:i/>
          <w:iCs/>
          <w:sz w:val="20"/>
          <w:szCs w:val="20"/>
        </w:rPr>
        <w:t>integrate_feedback</w:t>
      </w:r>
      <w:proofErr w:type="spellEnd"/>
    </w:p>
    <w:p w14:paraId="119DAF4B" w14:textId="5B403825" w:rsidR="00F96EFF" w:rsidRDefault="00F96EFF" w:rsidP="000C7D66">
      <w:pPr>
        <w:pStyle w:val="ListParagraph"/>
        <w:numPr>
          <w:ilvl w:val="0"/>
          <w:numId w:val="14"/>
        </w:numPr>
        <w:rPr>
          <w:rFonts w:ascii="Arial" w:hAnsi="Arial" w:cs="Arial"/>
          <w:bCs/>
          <w:sz w:val="20"/>
          <w:szCs w:val="20"/>
        </w:rPr>
      </w:pPr>
      <w:r>
        <w:rPr>
          <w:rFonts w:ascii="Arial" w:hAnsi="Arial" w:cs="Arial"/>
          <w:b/>
          <w:sz w:val="20"/>
          <w:szCs w:val="20"/>
        </w:rPr>
        <w:t>eta8</w:t>
      </w:r>
      <w:r w:rsidR="00667D70">
        <w:rPr>
          <w:rFonts w:ascii="Arial" w:hAnsi="Arial" w:cs="Arial"/>
          <w:b/>
          <w:sz w:val="20"/>
          <w:szCs w:val="20"/>
        </w:rPr>
        <w:t xml:space="preserve"> </w:t>
      </w:r>
      <w:r w:rsidR="00667D70">
        <w:rPr>
          <w:rFonts w:ascii="Arial" w:hAnsi="Arial" w:cs="Arial"/>
          <w:bCs/>
          <w:sz w:val="20"/>
          <w:szCs w:val="20"/>
        </w:rPr>
        <w:t xml:space="preserve">– Cognitive Load latent factor </w:t>
      </w:r>
      <w:proofErr w:type="spellStart"/>
      <w:r w:rsidR="00667D70">
        <w:rPr>
          <w:rFonts w:ascii="Arial" w:hAnsi="Arial" w:cs="Arial"/>
          <w:bCs/>
          <w:i/>
          <w:iCs/>
          <w:sz w:val="20"/>
          <w:szCs w:val="20"/>
        </w:rPr>
        <w:t>initial_post</w:t>
      </w:r>
      <w:proofErr w:type="spellEnd"/>
    </w:p>
    <w:p w14:paraId="07568D7B" w14:textId="388038AC" w:rsidR="00667D70" w:rsidRPr="00667D70" w:rsidRDefault="00667D70" w:rsidP="000C7D66">
      <w:pPr>
        <w:pStyle w:val="ListParagraph"/>
        <w:numPr>
          <w:ilvl w:val="0"/>
          <w:numId w:val="14"/>
        </w:numPr>
        <w:rPr>
          <w:rFonts w:ascii="Arial" w:hAnsi="Arial" w:cs="Arial"/>
          <w:bCs/>
          <w:sz w:val="20"/>
          <w:szCs w:val="20"/>
        </w:rPr>
      </w:pPr>
      <w:r>
        <w:rPr>
          <w:rFonts w:ascii="Arial" w:hAnsi="Arial" w:cs="Arial"/>
          <w:b/>
          <w:sz w:val="20"/>
          <w:szCs w:val="20"/>
        </w:rPr>
        <w:t>eta9</w:t>
      </w:r>
      <w:r w:rsidR="007E3CC5">
        <w:rPr>
          <w:rFonts w:ascii="Arial" w:hAnsi="Arial" w:cs="Arial"/>
          <w:b/>
          <w:sz w:val="20"/>
          <w:szCs w:val="20"/>
        </w:rPr>
        <w:t xml:space="preserve"> </w:t>
      </w:r>
      <w:r w:rsidR="00314CFF">
        <w:rPr>
          <w:rFonts w:ascii="Arial" w:hAnsi="Arial" w:cs="Arial"/>
          <w:bCs/>
          <w:sz w:val="20"/>
          <w:szCs w:val="20"/>
        </w:rPr>
        <w:t>–</w:t>
      </w:r>
      <w:r w:rsidR="007E3CC5">
        <w:rPr>
          <w:rFonts w:ascii="Arial" w:hAnsi="Arial" w:cs="Arial"/>
          <w:bCs/>
          <w:sz w:val="20"/>
          <w:szCs w:val="20"/>
        </w:rPr>
        <w:t xml:space="preserve"> </w:t>
      </w:r>
      <w:r w:rsidR="00180123">
        <w:rPr>
          <w:rFonts w:ascii="Arial" w:hAnsi="Arial" w:cs="Arial"/>
          <w:bCs/>
          <w:sz w:val="20"/>
          <w:szCs w:val="20"/>
        </w:rPr>
        <w:t>Some C</w:t>
      </w:r>
      <w:r w:rsidR="00314CFF">
        <w:rPr>
          <w:rFonts w:ascii="Arial" w:hAnsi="Arial" w:cs="Arial"/>
          <w:bCs/>
          <w:sz w:val="20"/>
          <w:szCs w:val="20"/>
        </w:rPr>
        <w:t xml:space="preserve">ognitive Load </w:t>
      </w:r>
      <w:r w:rsidR="00314CFF">
        <w:rPr>
          <w:rFonts w:ascii="Arial" w:hAnsi="Arial" w:cs="Arial"/>
          <w:bCs/>
          <w:i/>
          <w:iCs/>
          <w:sz w:val="20"/>
          <w:szCs w:val="20"/>
        </w:rPr>
        <w:t xml:space="preserve">frustration </w:t>
      </w:r>
      <w:r w:rsidR="00314CFF">
        <w:rPr>
          <w:rFonts w:ascii="Arial" w:hAnsi="Arial" w:cs="Arial"/>
          <w:bCs/>
          <w:sz w:val="20"/>
          <w:szCs w:val="20"/>
        </w:rPr>
        <w:t>questions</w:t>
      </w:r>
    </w:p>
    <w:p w14:paraId="2BEF75E7" w14:textId="2BDEF04C" w:rsidR="00667D70" w:rsidRPr="00667D70" w:rsidRDefault="00667D70" w:rsidP="000C7D66">
      <w:pPr>
        <w:pStyle w:val="ListParagraph"/>
        <w:numPr>
          <w:ilvl w:val="0"/>
          <w:numId w:val="14"/>
        </w:numPr>
        <w:rPr>
          <w:rFonts w:ascii="Arial" w:hAnsi="Arial" w:cs="Arial"/>
          <w:bCs/>
          <w:sz w:val="20"/>
          <w:szCs w:val="20"/>
        </w:rPr>
      </w:pPr>
      <w:r>
        <w:rPr>
          <w:rFonts w:ascii="Arial" w:hAnsi="Arial" w:cs="Arial"/>
          <w:b/>
          <w:sz w:val="20"/>
          <w:szCs w:val="20"/>
        </w:rPr>
        <w:t>eta10</w:t>
      </w:r>
      <w:r w:rsidR="00314CFF">
        <w:rPr>
          <w:rFonts w:ascii="Arial" w:hAnsi="Arial" w:cs="Arial"/>
          <w:b/>
          <w:sz w:val="20"/>
          <w:szCs w:val="20"/>
        </w:rPr>
        <w:t xml:space="preserve"> </w:t>
      </w:r>
      <w:r w:rsidR="00552D5A">
        <w:rPr>
          <w:rFonts w:ascii="Arial" w:hAnsi="Arial" w:cs="Arial"/>
          <w:bCs/>
          <w:sz w:val="20"/>
          <w:szCs w:val="20"/>
        </w:rPr>
        <w:t>–</w:t>
      </w:r>
      <w:r w:rsidR="00314CFF">
        <w:rPr>
          <w:rFonts w:ascii="Arial" w:hAnsi="Arial" w:cs="Arial"/>
          <w:bCs/>
          <w:sz w:val="20"/>
          <w:szCs w:val="20"/>
        </w:rPr>
        <w:t xml:space="preserve"> </w:t>
      </w:r>
      <w:r w:rsidR="00552D5A">
        <w:rPr>
          <w:rFonts w:ascii="Arial" w:hAnsi="Arial" w:cs="Arial"/>
          <w:bCs/>
          <w:sz w:val="20"/>
          <w:szCs w:val="20"/>
        </w:rPr>
        <w:t xml:space="preserve">Almost all </w:t>
      </w:r>
      <w:proofErr w:type="spellStart"/>
      <w:r w:rsidR="00552D5A">
        <w:rPr>
          <w:rFonts w:ascii="Arial" w:hAnsi="Arial" w:cs="Arial"/>
          <w:bCs/>
          <w:i/>
          <w:iCs/>
          <w:sz w:val="20"/>
          <w:szCs w:val="20"/>
        </w:rPr>
        <w:t>teaching_presence</w:t>
      </w:r>
      <w:proofErr w:type="spellEnd"/>
      <w:r w:rsidR="00552D5A">
        <w:rPr>
          <w:rFonts w:ascii="Arial" w:hAnsi="Arial" w:cs="Arial"/>
          <w:bCs/>
          <w:i/>
          <w:iCs/>
          <w:sz w:val="20"/>
          <w:szCs w:val="20"/>
        </w:rPr>
        <w:t xml:space="preserve"> </w:t>
      </w:r>
      <w:r w:rsidR="00552D5A">
        <w:rPr>
          <w:rFonts w:ascii="Arial" w:hAnsi="Arial" w:cs="Arial"/>
          <w:bCs/>
          <w:sz w:val="20"/>
          <w:szCs w:val="20"/>
        </w:rPr>
        <w:t>with some additional measurable values</w:t>
      </w:r>
    </w:p>
    <w:p w14:paraId="6BAB0800" w14:textId="722260DD" w:rsidR="00C00300" w:rsidRPr="00C00300" w:rsidRDefault="00667D70" w:rsidP="00C00300">
      <w:pPr>
        <w:pStyle w:val="ListParagraph"/>
        <w:numPr>
          <w:ilvl w:val="0"/>
          <w:numId w:val="14"/>
        </w:numPr>
        <w:rPr>
          <w:rFonts w:ascii="Arial" w:hAnsi="Arial" w:cs="Arial"/>
          <w:bCs/>
          <w:sz w:val="20"/>
          <w:szCs w:val="20"/>
        </w:rPr>
      </w:pPr>
      <w:r>
        <w:rPr>
          <w:rFonts w:ascii="Arial" w:hAnsi="Arial" w:cs="Arial"/>
          <w:b/>
          <w:sz w:val="20"/>
          <w:szCs w:val="20"/>
        </w:rPr>
        <w:t>eta11</w:t>
      </w:r>
      <w:r w:rsidR="00C00300">
        <w:rPr>
          <w:rFonts w:ascii="Arial" w:hAnsi="Arial" w:cs="Arial"/>
          <w:b/>
          <w:sz w:val="20"/>
          <w:szCs w:val="20"/>
        </w:rPr>
        <w:t xml:space="preserve"> </w:t>
      </w:r>
      <w:r w:rsidR="00C00300">
        <w:rPr>
          <w:rFonts w:ascii="Arial" w:hAnsi="Arial" w:cs="Arial"/>
          <w:bCs/>
          <w:sz w:val="20"/>
          <w:szCs w:val="20"/>
        </w:rPr>
        <w:t xml:space="preserve">– Community of Inquiry intermediate latent factor </w:t>
      </w:r>
      <w:r w:rsidR="00C00300">
        <w:rPr>
          <w:rFonts w:ascii="Arial" w:hAnsi="Arial" w:cs="Arial"/>
          <w:bCs/>
          <w:i/>
          <w:iCs/>
          <w:sz w:val="20"/>
          <w:szCs w:val="20"/>
        </w:rPr>
        <w:t>latent_sp1</w:t>
      </w:r>
    </w:p>
    <w:p w14:paraId="3F16093A" w14:textId="578A465A" w:rsidR="00667D70" w:rsidRPr="00667D70" w:rsidRDefault="00667D70" w:rsidP="000C7D66">
      <w:pPr>
        <w:pStyle w:val="ListParagraph"/>
        <w:numPr>
          <w:ilvl w:val="0"/>
          <w:numId w:val="14"/>
        </w:numPr>
        <w:rPr>
          <w:rFonts w:ascii="Arial" w:hAnsi="Arial" w:cs="Arial"/>
          <w:bCs/>
          <w:sz w:val="20"/>
          <w:szCs w:val="20"/>
        </w:rPr>
      </w:pPr>
      <w:r>
        <w:rPr>
          <w:rFonts w:ascii="Arial" w:hAnsi="Arial" w:cs="Arial"/>
          <w:b/>
          <w:sz w:val="20"/>
          <w:szCs w:val="20"/>
        </w:rPr>
        <w:t>eta14</w:t>
      </w:r>
      <w:r w:rsidR="00C00300">
        <w:rPr>
          <w:rFonts w:ascii="Arial" w:hAnsi="Arial" w:cs="Arial"/>
          <w:b/>
          <w:sz w:val="20"/>
          <w:szCs w:val="20"/>
        </w:rPr>
        <w:t xml:space="preserve"> </w:t>
      </w:r>
      <w:r w:rsidR="00835ECB">
        <w:rPr>
          <w:rFonts w:ascii="Arial" w:hAnsi="Arial" w:cs="Arial"/>
          <w:bCs/>
          <w:sz w:val="20"/>
          <w:szCs w:val="20"/>
        </w:rPr>
        <w:t xml:space="preserve">– Community of Inquiry intermediate latent factor </w:t>
      </w:r>
      <w:r w:rsidR="00835ECB">
        <w:rPr>
          <w:rFonts w:ascii="Arial" w:hAnsi="Arial" w:cs="Arial"/>
          <w:bCs/>
          <w:i/>
          <w:iCs/>
          <w:sz w:val="20"/>
          <w:szCs w:val="20"/>
        </w:rPr>
        <w:t>latent_sp2</w:t>
      </w:r>
    </w:p>
    <w:p w14:paraId="2F4548E6" w14:textId="119EC6F7" w:rsidR="00C004F7" w:rsidRDefault="00667D70" w:rsidP="00707476">
      <w:pPr>
        <w:pStyle w:val="ListParagraph"/>
        <w:numPr>
          <w:ilvl w:val="0"/>
          <w:numId w:val="14"/>
        </w:numPr>
        <w:rPr>
          <w:rFonts w:ascii="Arial" w:hAnsi="Arial" w:cs="Arial"/>
          <w:bCs/>
          <w:sz w:val="20"/>
          <w:szCs w:val="20"/>
        </w:rPr>
      </w:pPr>
      <w:r>
        <w:rPr>
          <w:rFonts w:ascii="Arial" w:hAnsi="Arial" w:cs="Arial"/>
          <w:b/>
          <w:sz w:val="20"/>
          <w:szCs w:val="20"/>
        </w:rPr>
        <w:t>eta15</w:t>
      </w:r>
      <w:r w:rsidR="003D1ADB">
        <w:rPr>
          <w:rFonts w:ascii="Arial" w:hAnsi="Arial" w:cs="Arial"/>
          <w:b/>
          <w:sz w:val="20"/>
          <w:szCs w:val="20"/>
        </w:rPr>
        <w:t xml:space="preserve"> </w:t>
      </w:r>
      <w:r w:rsidR="003D1ADB">
        <w:rPr>
          <w:rFonts w:ascii="Arial" w:hAnsi="Arial" w:cs="Arial"/>
          <w:bCs/>
          <w:sz w:val="20"/>
          <w:szCs w:val="20"/>
        </w:rPr>
        <w:t xml:space="preserve">– </w:t>
      </w:r>
      <w:r w:rsidR="00180123">
        <w:rPr>
          <w:rFonts w:ascii="Arial" w:hAnsi="Arial" w:cs="Arial"/>
          <w:bCs/>
          <w:sz w:val="20"/>
          <w:szCs w:val="20"/>
        </w:rPr>
        <w:t>Some C</w:t>
      </w:r>
      <w:r w:rsidR="003D1ADB">
        <w:rPr>
          <w:rFonts w:ascii="Arial" w:hAnsi="Arial" w:cs="Arial"/>
          <w:bCs/>
          <w:sz w:val="20"/>
          <w:szCs w:val="20"/>
        </w:rPr>
        <w:t xml:space="preserve">ognitive Load </w:t>
      </w:r>
      <w:r w:rsidR="003D1ADB">
        <w:rPr>
          <w:rFonts w:ascii="Arial" w:hAnsi="Arial" w:cs="Arial"/>
          <w:bCs/>
          <w:i/>
          <w:iCs/>
          <w:sz w:val="20"/>
          <w:szCs w:val="20"/>
        </w:rPr>
        <w:t xml:space="preserve">frustration </w:t>
      </w:r>
      <w:r w:rsidR="003D1ADB">
        <w:rPr>
          <w:rFonts w:ascii="Arial" w:hAnsi="Arial" w:cs="Arial"/>
          <w:bCs/>
          <w:sz w:val="20"/>
          <w:szCs w:val="20"/>
        </w:rPr>
        <w:t>questions</w:t>
      </w:r>
    </w:p>
    <w:p w14:paraId="05162C9E" w14:textId="70B896C4" w:rsidR="00CF3D6E" w:rsidRDefault="00D22258" w:rsidP="00CF3D6E">
      <w:pPr>
        <w:rPr>
          <w:rFonts w:cs="Arial"/>
          <w:bCs/>
          <w:szCs w:val="20"/>
        </w:rPr>
      </w:pPr>
      <w:r>
        <w:rPr>
          <w:rFonts w:cs="Arial"/>
          <w:bCs/>
          <w:szCs w:val="20"/>
        </w:rPr>
        <w:t xml:space="preserve">First, note that </w:t>
      </w:r>
      <w:r>
        <w:rPr>
          <w:rFonts w:cs="Arial"/>
          <w:b/>
          <w:szCs w:val="20"/>
        </w:rPr>
        <w:t xml:space="preserve">no additional measurable values </w:t>
      </w:r>
      <w:r>
        <w:rPr>
          <w:rFonts w:cs="Arial"/>
          <w:bCs/>
          <w:szCs w:val="20"/>
        </w:rPr>
        <w:t xml:space="preserve">from grades </w:t>
      </w:r>
      <w:r w:rsidR="007517D9">
        <w:rPr>
          <w:rFonts w:cs="Arial"/>
          <w:bCs/>
          <w:szCs w:val="20"/>
        </w:rPr>
        <w:t>nor</w:t>
      </w:r>
      <w:r>
        <w:rPr>
          <w:rFonts w:cs="Arial"/>
          <w:bCs/>
          <w:szCs w:val="20"/>
        </w:rPr>
        <w:t xml:space="preserve"> demographics </w:t>
      </w:r>
      <w:r w:rsidR="00F02B7D">
        <w:rPr>
          <w:rFonts w:cs="Arial"/>
          <w:bCs/>
          <w:szCs w:val="20"/>
        </w:rPr>
        <w:t xml:space="preserve">have been added to the latent factors. </w:t>
      </w:r>
      <w:r w:rsidR="00C57B03">
        <w:rPr>
          <w:rFonts w:cs="Arial"/>
          <w:bCs/>
          <w:szCs w:val="20"/>
        </w:rPr>
        <w:t>The</w:t>
      </w:r>
      <w:r w:rsidR="00A86922">
        <w:rPr>
          <w:rFonts w:cs="Arial"/>
          <w:bCs/>
          <w:szCs w:val="20"/>
        </w:rPr>
        <w:t xml:space="preserve">se values did not improve the statistical fit of the linear regressions. </w:t>
      </w:r>
      <w:r w:rsidR="000A7D34">
        <w:rPr>
          <w:rFonts w:cs="Arial"/>
          <w:bCs/>
          <w:szCs w:val="20"/>
        </w:rPr>
        <w:t xml:space="preserve">Also note the inclusion of intermediate latent factors from both the Community of Inquiry and Cognitive Load </w:t>
      </w:r>
      <w:r w:rsidR="00C57B03">
        <w:rPr>
          <w:rFonts w:cs="Arial"/>
          <w:bCs/>
          <w:szCs w:val="20"/>
        </w:rPr>
        <w:t xml:space="preserve">structural models. </w:t>
      </w:r>
      <w:r w:rsidR="005B2EAF">
        <w:rPr>
          <w:rFonts w:cs="Arial"/>
          <w:bCs/>
          <w:szCs w:val="20"/>
        </w:rPr>
        <w:t xml:space="preserve">This is additional confirmation our previous two structural models provide a </w:t>
      </w:r>
      <w:r w:rsidR="002123E4">
        <w:rPr>
          <w:rFonts w:cs="Arial"/>
          <w:bCs/>
          <w:szCs w:val="20"/>
        </w:rPr>
        <w:t>theoretically-sound</w:t>
      </w:r>
      <w:r w:rsidR="00CF3D6E">
        <w:rPr>
          <w:rFonts w:cs="Arial"/>
          <w:bCs/>
          <w:szCs w:val="20"/>
        </w:rPr>
        <w:t xml:space="preserve"> fit </w:t>
      </w:r>
      <w:r w:rsidR="00CF3D6E" w:rsidRPr="00282529">
        <w:rPr>
          <w:rFonts w:cs="Arial"/>
          <w:bCs/>
          <w:szCs w:val="20"/>
        </w:rPr>
        <w:t>for the data</w:t>
      </w:r>
      <w:r w:rsidR="00B6555D" w:rsidRPr="00282529">
        <w:rPr>
          <w:rFonts w:cs="Arial"/>
          <w:bCs/>
          <w:szCs w:val="20"/>
        </w:rPr>
        <w:t xml:space="preserve"> and that these latent factors are distinct mental constructs. </w:t>
      </w:r>
      <w:r w:rsidR="00CF3D6E" w:rsidRPr="00282529">
        <w:rPr>
          <w:rFonts w:cs="Arial"/>
          <w:bCs/>
          <w:szCs w:val="20"/>
        </w:rPr>
        <w:t xml:space="preserve">Evaluative metrics for the </w:t>
      </w:r>
      <w:r w:rsidR="00D12DA0" w:rsidRPr="00282529">
        <w:rPr>
          <w:rFonts w:cs="Arial"/>
          <w:bCs/>
          <w:szCs w:val="20"/>
        </w:rPr>
        <w:t xml:space="preserve">SEM </w:t>
      </w:r>
      <w:r w:rsidR="00CF3D6E" w:rsidRPr="00282529">
        <w:rPr>
          <w:rFonts w:cs="Arial"/>
          <w:bCs/>
          <w:szCs w:val="20"/>
        </w:rPr>
        <w:t>model</w:t>
      </w:r>
      <w:r w:rsidR="00D12DA0" w:rsidRPr="00282529">
        <w:rPr>
          <w:rFonts w:cs="Arial"/>
          <w:bCs/>
          <w:szCs w:val="20"/>
        </w:rPr>
        <w:t xml:space="preserve"> provided in </w:t>
      </w:r>
      <w:r w:rsidR="00D856A9" w:rsidRPr="00282529">
        <w:rPr>
          <w:rFonts w:cs="Arial"/>
          <w:bCs/>
          <w:szCs w:val="20"/>
        </w:rPr>
        <w:fldChar w:fldCharType="begin"/>
      </w:r>
      <w:r w:rsidR="00D856A9" w:rsidRPr="00282529">
        <w:rPr>
          <w:rFonts w:cs="Arial"/>
          <w:bCs/>
          <w:szCs w:val="20"/>
        </w:rPr>
        <w:instrText xml:space="preserve"> REF _Ref163044359 \h </w:instrText>
      </w:r>
      <w:r w:rsidR="00282529" w:rsidRPr="00282529">
        <w:rPr>
          <w:rFonts w:cs="Arial"/>
          <w:bCs/>
          <w:szCs w:val="20"/>
        </w:rPr>
        <w:instrText xml:space="preserve"> \* MERGEFORMAT </w:instrText>
      </w:r>
      <w:r w:rsidR="00D856A9" w:rsidRPr="00282529">
        <w:rPr>
          <w:rFonts w:cs="Arial"/>
          <w:bCs/>
          <w:szCs w:val="20"/>
        </w:rPr>
      </w:r>
      <w:r w:rsidR="00D856A9" w:rsidRPr="00282529">
        <w:rPr>
          <w:rFonts w:cs="Arial"/>
          <w:bCs/>
          <w:szCs w:val="20"/>
        </w:rPr>
        <w:fldChar w:fldCharType="separate"/>
      </w:r>
      <w:r w:rsidR="00CD42B1" w:rsidRPr="00282529">
        <w:rPr>
          <w:rFonts w:cs="Arial"/>
          <w:szCs w:val="20"/>
        </w:rPr>
        <w:t xml:space="preserve">Figure </w:t>
      </w:r>
      <w:r w:rsidR="00CD42B1" w:rsidRPr="00282529">
        <w:rPr>
          <w:rFonts w:cs="Arial"/>
          <w:noProof/>
          <w:szCs w:val="20"/>
        </w:rPr>
        <w:t>10</w:t>
      </w:r>
      <w:r w:rsidR="00D856A9" w:rsidRPr="00282529">
        <w:rPr>
          <w:rFonts w:cs="Arial"/>
          <w:bCs/>
          <w:szCs w:val="20"/>
        </w:rPr>
        <w:fldChar w:fldCharType="end"/>
      </w:r>
      <w:r w:rsidR="00CF3D6E" w:rsidRPr="00282529">
        <w:rPr>
          <w:rFonts w:cs="Arial"/>
          <w:bCs/>
          <w:szCs w:val="20"/>
        </w:rPr>
        <w:t xml:space="preserve"> are:</w:t>
      </w:r>
    </w:p>
    <w:p w14:paraId="3EBA67AA" w14:textId="77777777" w:rsidR="00CF3D6E" w:rsidRDefault="00CF3D6E" w:rsidP="00CF3D6E">
      <w:pPr>
        <w:pStyle w:val="ListParagraph"/>
        <w:numPr>
          <w:ilvl w:val="0"/>
          <w:numId w:val="13"/>
        </w:numPr>
        <w:spacing w:line="240" w:lineRule="auto"/>
        <w:rPr>
          <w:rFonts w:ascii="Arial" w:hAnsi="Arial" w:cs="Arial"/>
          <w:bCs/>
          <w:sz w:val="20"/>
          <w:szCs w:val="20"/>
        </w:rPr>
      </w:pPr>
      <w:r>
        <w:rPr>
          <w:rFonts w:ascii="Arial" w:hAnsi="Arial" w:cs="Arial"/>
          <w:bCs/>
          <w:sz w:val="20"/>
          <w:szCs w:val="20"/>
        </w:rPr>
        <w:t>RMSEA=0.13 (target &lt;0.1)</w:t>
      </w:r>
    </w:p>
    <w:p w14:paraId="1027BC6D" w14:textId="77777777" w:rsidR="00CF3D6E" w:rsidRDefault="00CF3D6E" w:rsidP="00CF3D6E">
      <w:pPr>
        <w:pStyle w:val="ListParagraph"/>
        <w:numPr>
          <w:ilvl w:val="0"/>
          <w:numId w:val="13"/>
        </w:numPr>
        <w:spacing w:line="240" w:lineRule="auto"/>
        <w:rPr>
          <w:rFonts w:ascii="Arial" w:hAnsi="Arial" w:cs="Arial"/>
          <w:bCs/>
          <w:sz w:val="20"/>
          <w:szCs w:val="20"/>
        </w:rPr>
      </w:pPr>
      <w:r>
        <w:rPr>
          <w:rFonts w:ascii="Arial" w:hAnsi="Arial" w:cs="Arial"/>
          <w:bCs/>
          <w:sz w:val="20"/>
          <w:szCs w:val="20"/>
        </w:rPr>
        <w:t>CFI=0.87 (target &gt;0.9)</w:t>
      </w:r>
    </w:p>
    <w:p w14:paraId="5F746901" w14:textId="77777777" w:rsidR="00CF3D6E" w:rsidRDefault="00CF3D6E" w:rsidP="00CF3D6E">
      <w:pPr>
        <w:pStyle w:val="ListParagraph"/>
        <w:numPr>
          <w:ilvl w:val="0"/>
          <w:numId w:val="13"/>
        </w:numPr>
        <w:spacing w:line="240" w:lineRule="auto"/>
        <w:rPr>
          <w:rFonts w:ascii="Arial" w:hAnsi="Arial" w:cs="Arial"/>
          <w:bCs/>
          <w:sz w:val="20"/>
          <w:szCs w:val="20"/>
        </w:rPr>
      </w:pPr>
      <w:r>
        <w:rPr>
          <w:rFonts w:ascii="Arial" w:hAnsi="Arial" w:cs="Arial"/>
          <w:bCs/>
          <w:sz w:val="20"/>
          <w:szCs w:val="20"/>
        </w:rPr>
        <w:t>GFI=0.84 (target &gt;0.9)</w:t>
      </w:r>
    </w:p>
    <w:p w14:paraId="0FED292D" w14:textId="77777777" w:rsidR="00CF3D6E" w:rsidRDefault="00CF3D6E" w:rsidP="00CF3D6E">
      <w:pPr>
        <w:pStyle w:val="ListParagraph"/>
        <w:numPr>
          <w:ilvl w:val="0"/>
          <w:numId w:val="13"/>
        </w:numPr>
        <w:spacing w:line="240" w:lineRule="auto"/>
        <w:rPr>
          <w:rFonts w:ascii="Arial" w:hAnsi="Arial" w:cs="Arial"/>
          <w:bCs/>
          <w:sz w:val="20"/>
          <w:szCs w:val="20"/>
        </w:rPr>
      </w:pPr>
      <w:r>
        <w:rPr>
          <w:rFonts w:ascii="Arial" w:hAnsi="Arial" w:cs="Arial"/>
          <w:bCs/>
          <w:sz w:val="20"/>
          <w:szCs w:val="20"/>
        </w:rPr>
        <w:lastRenderedPageBreak/>
        <w:t>TLI=0.84 (target &gt;0.95)</w:t>
      </w:r>
    </w:p>
    <w:p w14:paraId="02EAFBEE" w14:textId="65252B4C" w:rsidR="00CF3D6E" w:rsidRDefault="00D402AE" w:rsidP="00D22258">
      <w:pPr>
        <w:rPr>
          <w:rFonts w:cs="Arial"/>
          <w:bCs/>
          <w:szCs w:val="20"/>
        </w:rPr>
      </w:pPr>
      <w:r>
        <w:rPr>
          <w:rFonts w:cs="Arial"/>
          <w:bCs/>
          <w:szCs w:val="20"/>
        </w:rPr>
        <w:t xml:space="preserve">The evaluative metrics match the metrics for the Cognitive Load SEM model separately, which suggests it </w:t>
      </w:r>
      <w:r w:rsidR="00742F79">
        <w:rPr>
          <w:rFonts w:cs="Arial"/>
          <w:bCs/>
          <w:szCs w:val="20"/>
        </w:rPr>
        <w:t xml:space="preserve">fits our data adequately. </w:t>
      </w:r>
      <w:r w:rsidR="00F10CE5">
        <w:rPr>
          <w:rFonts w:cs="Arial"/>
          <w:bCs/>
          <w:szCs w:val="20"/>
        </w:rPr>
        <w:t xml:space="preserve">However, </w:t>
      </w:r>
      <w:r w:rsidR="00610C4B">
        <w:rPr>
          <w:rFonts w:cs="Arial"/>
          <w:bCs/>
          <w:szCs w:val="20"/>
        </w:rPr>
        <w:t xml:space="preserve">we recognize that Exploratory Factor Analysis does not provide layers </w:t>
      </w:r>
      <w:r w:rsidR="002D16FD">
        <w:rPr>
          <w:rFonts w:cs="Arial"/>
          <w:bCs/>
          <w:szCs w:val="20"/>
        </w:rPr>
        <w:t xml:space="preserve">of latent factors in its analysis. By combining the SEM models we identified separately for </w:t>
      </w:r>
      <w:r w:rsidR="002D16FD">
        <w:rPr>
          <w:rFonts w:cs="Arial"/>
          <w:bCs/>
          <w:i/>
          <w:iCs/>
          <w:szCs w:val="20"/>
        </w:rPr>
        <w:t>presence</w:t>
      </w:r>
      <w:r w:rsidR="002D16FD">
        <w:rPr>
          <w:rFonts w:cs="Arial"/>
          <w:bCs/>
          <w:szCs w:val="20"/>
        </w:rPr>
        <w:t xml:space="preserve">, </w:t>
      </w:r>
      <w:proofErr w:type="spellStart"/>
      <w:r w:rsidR="002D16FD">
        <w:rPr>
          <w:rFonts w:cs="Arial"/>
          <w:bCs/>
          <w:i/>
          <w:iCs/>
          <w:szCs w:val="20"/>
        </w:rPr>
        <w:t>cognitive_load</w:t>
      </w:r>
      <w:proofErr w:type="spellEnd"/>
      <w:r w:rsidR="002D16FD">
        <w:rPr>
          <w:rFonts w:cs="Arial"/>
          <w:bCs/>
          <w:szCs w:val="20"/>
        </w:rPr>
        <w:t xml:space="preserve">, and </w:t>
      </w:r>
      <w:r w:rsidR="002D16FD">
        <w:rPr>
          <w:rFonts w:cs="Arial"/>
          <w:bCs/>
          <w:i/>
          <w:iCs/>
          <w:szCs w:val="20"/>
        </w:rPr>
        <w:t>grades</w:t>
      </w:r>
      <w:r w:rsidR="002D16FD">
        <w:rPr>
          <w:rFonts w:cs="Arial"/>
          <w:bCs/>
          <w:szCs w:val="20"/>
        </w:rPr>
        <w:t xml:space="preserve">, we may arrive at an SEM model that better fits our data. </w:t>
      </w:r>
    </w:p>
    <w:p w14:paraId="5A3CC732" w14:textId="77777777" w:rsidR="0090147D" w:rsidRDefault="0090147D" w:rsidP="00D22258">
      <w:pPr>
        <w:rPr>
          <w:rFonts w:cs="Arial"/>
          <w:bCs/>
          <w:szCs w:val="20"/>
        </w:rPr>
      </w:pPr>
    </w:p>
    <w:p w14:paraId="7D8DA5D6" w14:textId="66850680" w:rsidR="0042243A" w:rsidRPr="0042243A" w:rsidRDefault="0042243A" w:rsidP="00D22258">
      <w:pPr>
        <w:rPr>
          <w:rFonts w:cs="Arial"/>
          <w:bCs/>
          <w:i/>
          <w:iCs/>
          <w:szCs w:val="20"/>
        </w:rPr>
      </w:pPr>
      <w:r>
        <w:rPr>
          <w:rFonts w:cs="Arial"/>
          <w:b/>
          <w:szCs w:val="20"/>
        </w:rPr>
        <w:t xml:space="preserve">Attempt 2: </w:t>
      </w:r>
      <w:r w:rsidRPr="0042243A">
        <w:rPr>
          <w:rFonts w:cs="Arial"/>
          <w:bCs/>
          <w:i/>
          <w:iCs/>
          <w:szCs w:val="20"/>
        </w:rPr>
        <w:t>Exploratory Factor Analysis with Prior Structural Models</w:t>
      </w:r>
    </w:p>
    <w:p w14:paraId="1AEC2BE7" w14:textId="37622381" w:rsidR="0090147D" w:rsidRPr="008A0B2E" w:rsidRDefault="0090147D">
      <w:pPr>
        <w:ind w:firstLine="720"/>
        <w:rPr>
          <w:rFonts w:cs="Arial"/>
          <w:bCs/>
          <w:szCs w:val="20"/>
        </w:rPr>
        <w:pPrChange w:id="17" w:author="Chamberlain, Darryl" w:date="2025-02-05T17:20:00Z" w16du:dateUtc="2025-02-05T22:20:00Z">
          <w:pPr>
            <w:ind w:firstLine="360"/>
          </w:pPr>
        </w:pPrChange>
      </w:pPr>
      <w:r w:rsidRPr="008A0B2E">
        <w:rPr>
          <w:rFonts w:cs="Arial"/>
          <w:bCs/>
          <w:szCs w:val="20"/>
        </w:rPr>
        <w:t xml:space="preserve">Utilizing the SEM models provided in </w:t>
      </w:r>
      <w:r w:rsidRPr="008A0B2E">
        <w:rPr>
          <w:rFonts w:cs="Arial"/>
          <w:bCs/>
          <w:szCs w:val="20"/>
        </w:rPr>
        <w:fldChar w:fldCharType="begin"/>
      </w:r>
      <w:r w:rsidRPr="008A0B2E">
        <w:rPr>
          <w:rFonts w:cs="Arial"/>
          <w:bCs/>
          <w:szCs w:val="20"/>
        </w:rPr>
        <w:instrText xml:space="preserve"> REF _Ref162886647 \h </w:instrText>
      </w:r>
      <w:r w:rsidR="008A0B2E" w:rsidRPr="008A0B2E">
        <w:rPr>
          <w:rFonts w:cs="Arial"/>
          <w:bCs/>
          <w:szCs w:val="20"/>
        </w:rPr>
        <w:instrText xml:space="preserve"> \* MERGEFORMAT </w:instrText>
      </w:r>
      <w:r w:rsidRPr="008A0B2E">
        <w:rPr>
          <w:rFonts w:cs="Arial"/>
          <w:bCs/>
          <w:szCs w:val="20"/>
        </w:rPr>
      </w:r>
      <w:r w:rsidRPr="008A0B2E">
        <w:rPr>
          <w:rFonts w:cs="Arial"/>
          <w:bCs/>
          <w:szCs w:val="20"/>
        </w:rPr>
        <w:fldChar w:fldCharType="separate"/>
      </w:r>
      <w:r w:rsidRPr="008A0B2E">
        <w:rPr>
          <w:rFonts w:cs="Arial"/>
          <w:szCs w:val="20"/>
        </w:rPr>
        <w:t xml:space="preserve">Figure </w:t>
      </w:r>
      <w:r w:rsidRPr="008A0B2E">
        <w:rPr>
          <w:rFonts w:cs="Arial"/>
          <w:noProof/>
          <w:szCs w:val="20"/>
        </w:rPr>
        <w:t>5</w:t>
      </w:r>
      <w:r w:rsidRPr="008A0B2E">
        <w:rPr>
          <w:rFonts w:cs="Arial"/>
          <w:bCs/>
          <w:szCs w:val="20"/>
        </w:rPr>
        <w:fldChar w:fldCharType="end"/>
      </w:r>
      <w:r w:rsidRPr="008A0B2E">
        <w:rPr>
          <w:rFonts w:cs="Arial"/>
          <w:bCs/>
          <w:szCs w:val="20"/>
        </w:rPr>
        <w:t xml:space="preserve"> (Community of Inquiry with intermediate latent factors), </w:t>
      </w:r>
      <w:r w:rsidRPr="008A0B2E">
        <w:rPr>
          <w:rFonts w:cs="Arial"/>
          <w:bCs/>
          <w:szCs w:val="20"/>
        </w:rPr>
        <w:fldChar w:fldCharType="begin"/>
      </w:r>
      <w:r w:rsidRPr="008A0B2E">
        <w:rPr>
          <w:rFonts w:cs="Arial"/>
          <w:bCs/>
          <w:szCs w:val="20"/>
        </w:rPr>
        <w:instrText xml:space="preserve"> REF _Ref162891076 \h </w:instrText>
      </w:r>
      <w:r w:rsidR="008A0B2E" w:rsidRPr="008A0B2E">
        <w:rPr>
          <w:rFonts w:cs="Arial"/>
          <w:bCs/>
          <w:szCs w:val="20"/>
        </w:rPr>
        <w:instrText xml:space="preserve"> \* MERGEFORMAT </w:instrText>
      </w:r>
      <w:r w:rsidRPr="008A0B2E">
        <w:rPr>
          <w:rFonts w:cs="Arial"/>
          <w:bCs/>
          <w:szCs w:val="20"/>
        </w:rPr>
      </w:r>
      <w:r w:rsidRPr="008A0B2E">
        <w:rPr>
          <w:rFonts w:cs="Arial"/>
          <w:bCs/>
          <w:szCs w:val="20"/>
        </w:rPr>
        <w:fldChar w:fldCharType="separate"/>
      </w:r>
      <w:r w:rsidRPr="008A0B2E">
        <w:rPr>
          <w:rFonts w:cs="Arial"/>
          <w:szCs w:val="20"/>
        </w:rPr>
        <w:t xml:space="preserve">Figure </w:t>
      </w:r>
      <w:r w:rsidRPr="008A0B2E">
        <w:rPr>
          <w:rFonts w:cs="Arial"/>
          <w:noProof/>
          <w:szCs w:val="20"/>
        </w:rPr>
        <w:t>7</w:t>
      </w:r>
      <w:r w:rsidRPr="008A0B2E">
        <w:rPr>
          <w:rFonts w:cs="Arial"/>
          <w:bCs/>
          <w:szCs w:val="20"/>
        </w:rPr>
        <w:fldChar w:fldCharType="end"/>
      </w:r>
      <w:r w:rsidRPr="008A0B2E">
        <w:rPr>
          <w:rFonts w:cs="Arial"/>
          <w:bCs/>
          <w:szCs w:val="20"/>
        </w:rPr>
        <w:t xml:space="preserve"> (Cognitive Load with mixed factor loading), and </w:t>
      </w:r>
      <w:r w:rsidRPr="008A0B2E">
        <w:rPr>
          <w:rFonts w:cs="Arial"/>
          <w:bCs/>
          <w:szCs w:val="20"/>
        </w:rPr>
        <w:fldChar w:fldCharType="begin"/>
      </w:r>
      <w:r w:rsidRPr="008A0B2E">
        <w:rPr>
          <w:rFonts w:cs="Arial"/>
          <w:bCs/>
          <w:szCs w:val="20"/>
        </w:rPr>
        <w:instrText xml:space="preserve"> REF _Ref163047682 \h </w:instrText>
      </w:r>
      <w:r w:rsidR="008A0B2E" w:rsidRPr="008A0B2E">
        <w:rPr>
          <w:rFonts w:cs="Arial"/>
          <w:bCs/>
          <w:szCs w:val="20"/>
        </w:rPr>
        <w:instrText xml:space="preserve"> \* MERGEFORMAT </w:instrText>
      </w:r>
      <w:r w:rsidRPr="008A0B2E">
        <w:rPr>
          <w:rFonts w:cs="Arial"/>
          <w:bCs/>
          <w:szCs w:val="20"/>
        </w:rPr>
      </w:r>
      <w:r w:rsidRPr="008A0B2E">
        <w:rPr>
          <w:rFonts w:cs="Arial"/>
          <w:bCs/>
          <w:szCs w:val="20"/>
        </w:rPr>
        <w:fldChar w:fldCharType="separate"/>
      </w:r>
      <w:r w:rsidRPr="008A0B2E">
        <w:rPr>
          <w:rFonts w:cs="Arial"/>
          <w:szCs w:val="20"/>
        </w:rPr>
        <w:t xml:space="preserve">Figure </w:t>
      </w:r>
      <w:r w:rsidRPr="008A0B2E">
        <w:rPr>
          <w:rFonts w:cs="Arial"/>
          <w:noProof/>
          <w:szCs w:val="20"/>
        </w:rPr>
        <w:t>8</w:t>
      </w:r>
      <w:r w:rsidRPr="008A0B2E">
        <w:rPr>
          <w:rFonts w:cs="Arial"/>
          <w:bCs/>
          <w:szCs w:val="20"/>
        </w:rPr>
        <w:fldChar w:fldCharType="end"/>
      </w:r>
      <w:r w:rsidRPr="008A0B2E">
        <w:rPr>
          <w:rFonts w:cs="Arial"/>
          <w:bCs/>
          <w:szCs w:val="20"/>
        </w:rPr>
        <w:t xml:space="preserve"> (Grade-related latent factor), we can examine a unified SEM model and identify the covariance between the three top-layer latent factors. Evaluative metrics for the SEM model provided in </w:t>
      </w:r>
      <w:r w:rsidRPr="008A0B2E">
        <w:rPr>
          <w:rFonts w:cs="Arial"/>
          <w:bCs/>
          <w:szCs w:val="20"/>
        </w:rPr>
        <w:fldChar w:fldCharType="begin"/>
      </w:r>
      <w:r w:rsidRPr="008A0B2E">
        <w:rPr>
          <w:rFonts w:cs="Arial"/>
          <w:bCs/>
          <w:szCs w:val="20"/>
        </w:rPr>
        <w:instrText xml:space="preserve"> REF _Ref163047853 \h </w:instrText>
      </w:r>
      <w:r w:rsidR="008A0B2E" w:rsidRPr="008A0B2E">
        <w:rPr>
          <w:rFonts w:cs="Arial"/>
          <w:bCs/>
          <w:szCs w:val="20"/>
        </w:rPr>
        <w:instrText xml:space="preserve"> \* MERGEFORMAT </w:instrText>
      </w:r>
      <w:r w:rsidRPr="008A0B2E">
        <w:rPr>
          <w:rFonts w:cs="Arial"/>
          <w:bCs/>
          <w:szCs w:val="20"/>
        </w:rPr>
      </w:r>
      <w:r w:rsidRPr="008A0B2E">
        <w:rPr>
          <w:rFonts w:cs="Arial"/>
          <w:bCs/>
          <w:szCs w:val="20"/>
        </w:rPr>
        <w:fldChar w:fldCharType="separate"/>
      </w:r>
      <w:r w:rsidR="00CD42B1" w:rsidRPr="008A0B2E">
        <w:rPr>
          <w:rFonts w:cs="Arial"/>
          <w:szCs w:val="20"/>
        </w:rPr>
        <w:t xml:space="preserve">Figure </w:t>
      </w:r>
      <w:r w:rsidR="00CD42B1" w:rsidRPr="008A0B2E">
        <w:rPr>
          <w:rFonts w:cs="Arial"/>
          <w:noProof/>
          <w:szCs w:val="20"/>
        </w:rPr>
        <w:t>11</w:t>
      </w:r>
      <w:r w:rsidRPr="008A0B2E">
        <w:rPr>
          <w:rFonts w:cs="Arial"/>
          <w:bCs/>
          <w:szCs w:val="20"/>
        </w:rPr>
        <w:fldChar w:fldCharType="end"/>
      </w:r>
      <w:r w:rsidRPr="008A0B2E">
        <w:rPr>
          <w:rFonts w:cs="Arial"/>
          <w:bCs/>
          <w:szCs w:val="20"/>
        </w:rPr>
        <w:t xml:space="preserve"> are:</w:t>
      </w:r>
    </w:p>
    <w:p w14:paraId="715CF736" w14:textId="77777777" w:rsidR="0090147D" w:rsidRDefault="0090147D" w:rsidP="0090147D">
      <w:pPr>
        <w:pStyle w:val="ListParagraph"/>
        <w:numPr>
          <w:ilvl w:val="0"/>
          <w:numId w:val="13"/>
        </w:numPr>
        <w:spacing w:line="240" w:lineRule="auto"/>
        <w:rPr>
          <w:rFonts w:ascii="Arial" w:hAnsi="Arial" w:cs="Arial"/>
          <w:bCs/>
          <w:sz w:val="20"/>
          <w:szCs w:val="20"/>
        </w:rPr>
      </w:pPr>
      <w:r>
        <w:rPr>
          <w:rFonts w:ascii="Arial" w:hAnsi="Arial" w:cs="Arial"/>
          <w:bCs/>
          <w:sz w:val="20"/>
          <w:szCs w:val="20"/>
        </w:rPr>
        <w:t>RMSEA=0.07 (target &lt;0.1)</w:t>
      </w:r>
    </w:p>
    <w:p w14:paraId="1684B899" w14:textId="77777777" w:rsidR="0090147D" w:rsidRDefault="0090147D" w:rsidP="0090147D">
      <w:pPr>
        <w:pStyle w:val="ListParagraph"/>
        <w:numPr>
          <w:ilvl w:val="0"/>
          <w:numId w:val="13"/>
        </w:numPr>
        <w:spacing w:line="240" w:lineRule="auto"/>
        <w:rPr>
          <w:rFonts w:ascii="Arial" w:hAnsi="Arial" w:cs="Arial"/>
          <w:bCs/>
          <w:sz w:val="20"/>
          <w:szCs w:val="20"/>
        </w:rPr>
      </w:pPr>
      <w:r>
        <w:rPr>
          <w:rFonts w:ascii="Arial" w:hAnsi="Arial" w:cs="Arial"/>
          <w:bCs/>
          <w:sz w:val="20"/>
          <w:szCs w:val="20"/>
        </w:rPr>
        <w:t>CFI=0.87 (target &gt;0.9)</w:t>
      </w:r>
    </w:p>
    <w:p w14:paraId="7CAA814C" w14:textId="77777777" w:rsidR="0090147D" w:rsidRDefault="0090147D" w:rsidP="0090147D">
      <w:pPr>
        <w:pStyle w:val="ListParagraph"/>
        <w:numPr>
          <w:ilvl w:val="0"/>
          <w:numId w:val="13"/>
        </w:numPr>
        <w:spacing w:line="240" w:lineRule="auto"/>
        <w:rPr>
          <w:rFonts w:ascii="Arial" w:hAnsi="Arial" w:cs="Arial"/>
          <w:bCs/>
          <w:sz w:val="20"/>
          <w:szCs w:val="20"/>
        </w:rPr>
      </w:pPr>
      <w:r>
        <w:rPr>
          <w:rFonts w:ascii="Arial" w:hAnsi="Arial" w:cs="Arial"/>
          <w:bCs/>
          <w:sz w:val="20"/>
          <w:szCs w:val="20"/>
        </w:rPr>
        <w:t>GFI=0.79 (target &gt;0.9)</w:t>
      </w:r>
    </w:p>
    <w:p w14:paraId="342F37E5" w14:textId="77777777" w:rsidR="0090147D" w:rsidRDefault="0090147D" w:rsidP="0090147D">
      <w:pPr>
        <w:pStyle w:val="ListParagraph"/>
        <w:numPr>
          <w:ilvl w:val="0"/>
          <w:numId w:val="13"/>
        </w:numPr>
        <w:spacing w:line="240" w:lineRule="auto"/>
        <w:rPr>
          <w:rFonts w:ascii="Arial" w:hAnsi="Arial" w:cs="Arial"/>
          <w:bCs/>
          <w:sz w:val="20"/>
          <w:szCs w:val="20"/>
        </w:rPr>
      </w:pPr>
      <w:r>
        <w:rPr>
          <w:rFonts w:ascii="Arial" w:hAnsi="Arial" w:cs="Arial"/>
          <w:bCs/>
          <w:sz w:val="20"/>
          <w:szCs w:val="20"/>
        </w:rPr>
        <w:t>TLI=0.86 (target &gt;0.95)</w:t>
      </w:r>
    </w:p>
    <w:p w14:paraId="7722A396" w14:textId="02F99E38" w:rsidR="0090147D" w:rsidRDefault="0090147D" w:rsidP="0090147D">
      <w:pPr>
        <w:rPr>
          <w:rFonts w:cs="Arial"/>
          <w:bCs/>
          <w:szCs w:val="20"/>
        </w:rPr>
      </w:pPr>
      <w:r>
        <w:rPr>
          <w:rFonts w:cs="Arial"/>
          <w:bCs/>
          <w:szCs w:val="20"/>
        </w:rPr>
        <w:t xml:space="preserve">Unlike previous models, the GFI differs </w:t>
      </w:r>
      <w:r w:rsidR="002E65B7">
        <w:rPr>
          <w:rFonts w:cs="Arial"/>
          <w:bCs/>
          <w:szCs w:val="20"/>
        </w:rPr>
        <w:t>drastically</w:t>
      </w:r>
      <w:r>
        <w:rPr>
          <w:rFonts w:cs="Arial"/>
          <w:bCs/>
          <w:szCs w:val="20"/>
        </w:rPr>
        <w:t xml:space="preserve"> from CFI and TLI. GFI (Goodness of Fit Index) is an </w:t>
      </w:r>
      <w:r>
        <w:rPr>
          <w:rFonts w:cs="Arial"/>
          <w:bCs/>
          <w:i/>
          <w:iCs/>
          <w:szCs w:val="20"/>
        </w:rPr>
        <w:t>absolute index</w:t>
      </w:r>
      <w:r>
        <w:rPr>
          <w:rFonts w:cs="Arial"/>
          <w:bCs/>
          <w:szCs w:val="20"/>
        </w:rPr>
        <w:t xml:space="preserve">, which describes the fit of data as compared to population covariance and assumes that the best-fit model accounts for all variance of factors. GFI is sensitive to variance in a small number of factors. In contrast, CFI and TLI are </w:t>
      </w:r>
      <w:r>
        <w:rPr>
          <w:rFonts w:cs="Arial"/>
          <w:bCs/>
          <w:i/>
          <w:iCs/>
          <w:szCs w:val="20"/>
        </w:rPr>
        <w:t>comparative indices</w:t>
      </w:r>
      <w:r>
        <w:rPr>
          <w:rFonts w:cs="Arial"/>
          <w:bCs/>
          <w:szCs w:val="20"/>
        </w:rPr>
        <w:t xml:space="preserve">, which describe the fit of variances in the data and compares the data fit to the assumption that there is no relationship among variables. The lower absolute index suggests there is covariance we are not accounting for with our model, but that the model does describe the variance of individual measurable values and latent factors well. </w:t>
      </w:r>
    </w:p>
    <w:p w14:paraId="44D583A5" w14:textId="77777777" w:rsidR="004E0C92" w:rsidRDefault="004E0C92" w:rsidP="004E0C92">
      <w:pPr>
        <w:rPr>
          <w:rFonts w:cs="Arial"/>
          <w:bCs/>
          <w:szCs w:val="20"/>
        </w:rPr>
      </w:pPr>
    </w:p>
    <w:p w14:paraId="459E45DE" w14:textId="0D144DB7" w:rsidR="008175DF" w:rsidRPr="005449B3" w:rsidRDefault="004E0C92" w:rsidP="006263A9">
      <w:pPr>
        <w:ind w:firstLine="720"/>
        <w:rPr>
          <w:rFonts w:cs="Arial"/>
          <w:bCs/>
          <w:szCs w:val="20"/>
        </w:rPr>
      </w:pPr>
      <w:r w:rsidRPr="005449B3">
        <w:rPr>
          <w:rFonts w:cs="Arial"/>
          <w:bCs/>
          <w:szCs w:val="20"/>
        </w:rPr>
        <w:t xml:space="preserve">As covariation and p-values in </w:t>
      </w:r>
      <w:r w:rsidRPr="005449B3">
        <w:rPr>
          <w:rFonts w:cs="Arial"/>
          <w:bCs/>
          <w:szCs w:val="20"/>
        </w:rPr>
        <w:fldChar w:fldCharType="begin"/>
      </w:r>
      <w:r w:rsidRPr="005449B3">
        <w:rPr>
          <w:rFonts w:cs="Arial"/>
          <w:bCs/>
          <w:szCs w:val="20"/>
        </w:rPr>
        <w:instrText xml:space="preserve"> REF _Ref163047853 \h </w:instrText>
      </w:r>
      <w:r w:rsidR="005449B3" w:rsidRPr="005449B3">
        <w:rPr>
          <w:rFonts w:cs="Arial"/>
          <w:bCs/>
          <w:szCs w:val="20"/>
        </w:rPr>
        <w:instrText xml:space="preserve"> \* MERGEFORMAT </w:instrText>
      </w:r>
      <w:r w:rsidRPr="005449B3">
        <w:rPr>
          <w:rFonts w:cs="Arial"/>
          <w:bCs/>
          <w:szCs w:val="20"/>
        </w:rPr>
      </w:r>
      <w:r w:rsidRPr="005449B3">
        <w:rPr>
          <w:rFonts w:cs="Arial"/>
          <w:bCs/>
          <w:szCs w:val="20"/>
        </w:rPr>
        <w:fldChar w:fldCharType="separate"/>
      </w:r>
      <w:r w:rsidR="00CD42B1" w:rsidRPr="005449B3">
        <w:rPr>
          <w:rFonts w:cs="Arial"/>
          <w:szCs w:val="20"/>
        </w:rPr>
        <w:t xml:space="preserve">Figure </w:t>
      </w:r>
      <w:r w:rsidR="00CD42B1" w:rsidRPr="005449B3">
        <w:rPr>
          <w:rFonts w:cs="Arial"/>
          <w:noProof/>
          <w:szCs w:val="20"/>
        </w:rPr>
        <w:t>11</w:t>
      </w:r>
      <w:r w:rsidRPr="005449B3">
        <w:rPr>
          <w:rFonts w:cs="Arial"/>
          <w:bCs/>
          <w:szCs w:val="20"/>
        </w:rPr>
        <w:fldChar w:fldCharType="end"/>
      </w:r>
      <w:r w:rsidRPr="005449B3">
        <w:rPr>
          <w:rFonts w:cs="Arial"/>
          <w:bCs/>
          <w:szCs w:val="20"/>
        </w:rPr>
        <w:t xml:space="preserve"> are </w:t>
      </w:r>
      <w:r w:rsidR="005172CE" w:rsidRPr="005449B3">
        <w:rPr>
          <w:rFonts w:cs="Arial"/>
          <w:bCs/>
          <w:szCs w:val="20"/>
        </w:rPr>
        <w:t>impossible to read</w:t>
      </w:r>
      <w:r w:rsidRPr="005449B3">
        <w:rPr>
          <w:rFonts w:cs="Arial"/>
          <w:bCs/>
          <w:szCs w:val="20"/>
        </w:rPr>
        <w:t>, they a</w:t>
      </w:r>
      <w:r w:rsidR="00742A50" w:rsidRPr="005449B3">
        <w:rPr>
          <w:rFonts w:cs="Arial"/>
          <w:bCs/>
          <w:szCs w:val="20"/>
        </w:rPr>
        <w:t>re</w:t>
      </w:r>
      <w:r w:rsidRPr="005449B3">
        <w:rPr>
          <w:rFonts w:cs="Arial"/>
          <w:bCs/>
          <w:szCs w:val="20"/>
        </w:rPr>
        <w:t xml:space="preserve"> provided in</w:t>
      </w:r>
      <w:r w:rsidR="00EE028A" w:rsidRPr="005449B3">
        <w:rPr>
          <w:rFonts w:cs="Arial"/>
          <w:bCs/>
          <w:szCs w:val="20"/>
        </w:rPr>
        <w:t xml:space="preserve"> </w:t>
      </w:r>
      <w:r w:rsidR="007B499C" w:rsidRPr="005449B3">
        <w:rPr>
          <w:rFonts w:cs="Arial"/>
          <w:bCs/>
          <w:szCs w:val="20"/>
        </w:rPr>
        <w:fldChar w:fldCharType="begin"/>
      </w:r>
      <w:r w:rsidR="007B499C" w:rsidRPr="005449B3">
        <w:rPr>
          <w:rFonts w:cs="Arial"/>
          <w:bCs/>
          <w:szCs w:val="20"/>
        </w:rPr>
        <w:instrText xml:space="preserve"> REF _Ref164092266 \h </w:instrText>
      </w:r>
      <w:r w:rsidR="005449B3" w:rsidRPr="005449B3">
        <w:rPr>
          <w:rFonts w:cs="Arial"/>
          <w:bCs/>
          <w:szCs w:val="20"/>
        </w:rPr>
        <w:instrText xml:space="preserve"> \* MERGEFORMAT </w:instrText>
      </w:r>
      <w:r w:rsidR="007B499C" w:rsidRPr="005449B3">
        <w:rPr>
          <w:rFonts w:cs="Arial"/>
          <w:bCs/>
          <w:szCs w:val="20"/>
        </w:rPr>
      </w:r>
      <w:r w:rsidR="007B499C" w:rsidRPr="005449B3">
        <w:rPr>
          <w:rFonts w:cs="Arial"/>
          <w:bCs/>
          <w:szCs w:val="20"/>
        </w:rPr>
        <w:fldChar w:fldCharType="separate"/>
      </w:r>
      <w:r w:rsidR="007B499C" w:rsidRPr="005449B3">
        <w:rPr>
          <w:rFonts w:cs="Arial"/>
          <w:szCs w:val="20"/>
        </w:rPr>
        <w:t xml:space="preserve">Table </w:t>
      </w:r>
      <w:r w:rsidR="008175DF" w:rsidRPr="005449B3">
        <w:rPr>
          <w:rFonts w:cs="Arial"/>
          <w:szCs w:val="20"/>
        </w:rPr>
        <w:t>6</w:t>
      </w:r>
      <w:r w:rsidR="007B499C" w:rsidRPr="005449B3">
        <w:rPr>
          <w:rFonts w:cs="Arial"/>
          <w:bCs/>
          <w:szCs w:val="20"/>
        </w:rPr>
        <w:fldChar w:fldCharType="end"/>
      </w:r>
      <w:r w:rsidR="008175DF" w:rsidRPr="005449B3">
        <w:rPr>
          <w:rFonts w:cs="Arial"/>
          <w:bCs/>
          <w:szCs w:val="20"/>
        </w:rPr>
        <w:t>.</w:t>
      </w:r>
    </w:p>
    <w:p w14:paraId="4F7B6C3D" w14:textId="77777777" w:rsidR="008175DF" w:rsidRDefault="008175DF" w:rsidP="0090147D">
      <w:pPr>
        <w:rPr>
          <w:rFonts w:cs="Arial"/>
          <w:bCs/>
          <w:szCs w:val="20"/>
        </w:rPr>
      </w:pPr>
    </w:p>
    <w:p w14:paraId="50E05DFB" w14:textId="3FDAEAA5" w:rsidR="008175DF" w:rsidRDefault="008175DF" w:rsidP="0090147D">
      <w:pPr>
        <w:rPr>
          <w:rFonts w:cs="Arial"/>
          <w:bCs/>
          <w:szCs w:val="20"/>
        </w:rPr>
      </w:pPr>
      <w:r>
        <w:rPr>
          <w:rFonts w:cs="Arial"/>
          <w:bCs/>
          <w:szCs w:val="20"/>
        </w:rPr>
        <w:t>[Insert Table 6 here]</w:t>
      </w:r>
    </w:p>
    <w:p w14:paraId="4C688273" w14:textId="69D68A96" w:rsidR="006C00C7" w:rsidRDefault="006C00C7" w:rsidP="0090147D">
      <w:pPr>
        <w:rPr>
          <w:rFonts w:cs="Arial"/>
          <w:bCs/>
          <w:szCs w:val="20"/>
        </w:rPr>
      </w:pPr>
      <w:r>
        <w:rPr>
          <w:rFonts w:cs="Arial"/>
          <w:bCs/>
          <w:szCs w:val="20"/>
        </w:rPr>
        <w:t>[Insert Figure 10 here]</w:t>
      </w:r>
    </w:p>
    <w:p w14:paraId="3D483EC1" w14:textId="74BC61C1" w:rsidR="00CD42B1" w:rsidRPr="00040180" w:rsidRDefault="006C00C7" w:rsidP="00040180">
      <w:pPr>
        <w:rPr>
          <w:rFonts w:cs="Arial"/>
          <w:bCs/>
          <w:szCs w:val="20"/>
        </w:rPr>
      </w:pPr>
      <w:r>
        <w:rPr>
          <w:rFonts w:cs="Arial"/>
          <w:bCs/>
          <w:szCs w:val="20"/>
        </w:rPr>
        <w:t>[Insert Figure 11 here]</w:t>
      </w:r>
    </w:p>
    <w:p w14:paraId="5AE278FC" w14:textId="77777777" w:rsidR="00CD42B1" w:rsidRDefault="00CD42B1" w:rsidP="00922729">
      <w:pPr>
        <w:rPr>
          <w:rFonts w:cs="Arial"/>
          <w:bCs/>
          <w:szCs w:val="20"/>
        </w:rPr>
      </w:pPr>
    </w:p>
    <w:p w14:paraId="0F5FCD46" w14:textId="7C9C95F6" w:rsidR="00922729" w:rsidRDefault="00B3021E" w:rsidP="00922729">
      <w:pPr>
        <w:rPr>
          <w:rFonts w:cs="Arial"/>
          <w:bCs/>
          <w:szCs w:val="20"/>
        </w:rPr>
      </w:pPr>
      <w:r w:rsidRPr="00B3021E">
        <w:rPr>
          <w:rFonts w:cs="Arial"/>
          <w:bCs/>
          <w:szCs w:val="20"/>
        </w:rPr>
        <w:t xml:space="preserve">Note that </w:t>
      </w:r>
      <w:r w:rsidR="00C02391">
        <w:rPr>
          <w:rFonts w:cs="Arial"/>
          <w:bCs/>
          <w:i/>
          <w:iCs/>
          <w:szCs w:val="20"/>
        </w:rPr>
        <w:t xml:space="preserve">teaching </w:t>
      </w:r>
      <w:r w:rsidR="00C02391">
        <w:rPr>
          <w:rFonts w:cs="Arial"/>
          <w:bCs/>
          <w:szCs w:val="20"/>
        </w:rPr>
        <w:t xml:space="preserve">does not provide statistically significant </w:t>
      </w:r>
      <w:r w:rsidR="009F071E">
        <w:rPr>
          <w:rFonts w:cs="Arial"/>
          <w:bCs/>
          <w:szCs w:val="20"/>
        </w:rPr>
        <w:t xml:space="preserve">results to suggest it varies with total Community of Inquiry </w:t>
      </w:r>
      <w:r w:rsidR="009F071E">
        <w:rPr>
          <w:rFonts w:cs="Arial"/>
          <w:bCs/>
          <w:i/>
          <w:iCs/>
          <w:szCs w:val="20"/>
        </w:rPr>
        <w:t>presence</w:t>
      </w:r>
      <w:r w:rsidR="009F071E">
        <w:rPr>
          <w:rFonts w:cs="Arial"/>
          <w:bCs/>
          <w:szCs w:val="20"/>
        </w:rPr>
        <w:t xml:space="preserve"> as well as </w:t>
      </w:r>
      <w:r w:rsidR="009F071E">
        <w:rPr>
          <w:rFonts w:cs="Arial"/>
          <w:bCs/>
          <w:i/>
          <w:iCs/>
          <w:szCs w:val="20"/>
        </w:rPr>
        <w:t>grades</w:t>
      </w:r>
      <w:r w:rsidR="009F071E">
        <w:rPr>
          <w:rFonts w:cs="Arial"/>
          <w:bCs/>
          <w:szCs w:val="20"/>
        </w:rPr>
        <w:t xml:space="preserve">. </w:t>
      </w:r>
      <w:r w:rsidR="005F58DC">
        <w:rPr>
          <w:rFonts w:cs="Arial"/>
          <w:bCs/>
          <w:szCs w:val="20"/>
        </w:rPr>
        <w:t xml:space="preserve">The </w:t>
      </w:r>
      <w:r w:rsidR="005F58DC">
        <w:rPr>
          <w:rFonts w:cs="Arial"/>
          <w:bCs/>
          <w:i/>
          <w:iCs/>
          <w:szCs w:val="20"/>
        </w:rPr>
        <w:t xml:space="preserve">teaching </w:t>
      </w:r>
      <w:r w:rsidR="005F58DC">
        <w:rPr>
          <w:rFonts w:cs="Arial"/>
          <w:bCs/>
          <w:szCs w:val="20"/>
        </w:rPr>
        <w:t xml:space="preserve">factor has low covariation with </w:t>
      </w:r>
      <w:proofErr w:type="spellStart"/>
      <w:r w:rsidR="005F58DC">
        <w:rPr>
          <w:rFonts w:cs="Arial"/>
          <w:bCs/>
          <w:i/>
          <w:iCs/>
          <w:szCs w:val="20"/>
        </w:rPr>
        <w:t>cognitive</w:t>
      </w:r>
      <w:r w:rsidR="005F58DC">
        <w:rPr>
          <w:rFonts w:cs="Arial"/>
          <w:bCs/>
          <w:i/>
          <w:iCs/>
          <w:szCs w:val="20"/>
        </w:rPr>
        <w:softHyphen/>
        <w:t>_load</w:t>
      </w:r>
      <w:proofErr w:type="spellEnd"/>
      <w:r w:rsidR="005F58DC">
        <w:rPr>
          <w:rFonts w:cs="Arial"/>
          <w:bCs/>
          <w:szCs w:val="20"/>
        </w:rPr>
        <w:t xml:space="preserve"> as well. </w:t>
      </w:r>
      <w:r w:rsidR="00836C5F">
        <w:rPr>
          <w:rFonts w:cs="Arial"/>
          <w:bCs/>
          <w:szCs w:val="20"/>
        </w:rPr>
        <w:t xml:space="preserve">While </w:t>
      </w:r>
      <w:r w:rsidR="00836C5F">
        <w:rPr>
          <w:rFonts w:cs="Arial"/>
          <w:bCs/>
          <w:i/>
          <w:iCs/>
          <w:szCs w:val="20"/>
        </w:rPr>
        <w:t xml:space="preserve">teaching </w:t>
      </w:r>
      <w:r w:rsidR="00836C5F">
        <w:rPr>
          <w:rFonts w:cs="Arial"/>
          <w:bCs/>
          <w:szCs w:val="20"/>
        </w:rPr>
        <w:t xml:space="preserve">may influence other latent factors (as we saw when examining the Community of Inquiry SEM model separately), it does not covary </w:t>
      </w:r>
      <w:r w:rsidR="00E24D06">
        <w:rPr>
          <w:rFonts w:cs="Arial"/>
          <w:bCs/>
          <w:szCs w:val="20"/>
        </w:rPr>
        <w:t xml:space="preserve">with the other latent factors. This is not too surprising as </w:t>
      </w:r>
      <w:r w:rsidR="00E24D06">
        <w:rPr>
          <w:rFonts w:cs="Arial"/>
          <w:bCs/>
          <w:i/>
          <w:iCs/>
          <w:szCs w:val="20"/>
        </w:rPr>
        <w:t>teaching</w:t>
      </w:r>
      <w:r w:rsidR="00E24D06">
        <w:rPr>
          <w:rFonts w:cs="Arial"/>
          <w:bCs/>
          <w:szCs w:val="20"/>
        </w:rPr>
        <w:t xml:space="preserve"> is the only latent factor </w:t>
      </w:r>
      <w:r w:rsidR="00C15902">
        <w:rPr>
          <w:rFonts w:cs="Arial"/>
          <w:bCs/>
          <w:szCs w:val="20"/>
        </w:rPr>
        <w:t>related to</w:t>
      </w:r>
      <w:r w:rsidR="00E24D06">
        <w:rPr>
          <w:rFonts w:cs="Arial"/>
          <w:bCs/>
          <w:szCs w:val="20"/>
        </w:rPr>
        <w:t xml:space="preserve"> the instructor directly and all other factors </w:t>
      </w:r>
      <w:r w:rsidR="00C15902">
        <w:rPr>
          <w:rFonts w:cs="Arial"/>
          <w:bCs/>
          <w:szCs w:val="20"/>
        </w:rPr>
        <w:t>relate to</w:t>
      </w:r>
      <w:r w:rsidR="00E24D06">
        <w:rPr>
          <w:rFonts w:cs="Arial"/>
          <w:bCs/>
          <w:szCs w:val="20"/>
        </w:rPr>
        <w:t xml:space="preserve"> the student</w:t>
      </w:r>
      <w:r w:rsidR="00503086">
        <w:rPr>
          <w:rFonts w:cs="Arial"/>
          <w:bCs/>
          <w:szCs w:val="20"/>
        </w:rPr>
        <w:t xml:space="preserve"> directly</w:t>
      </w:r>
      <w:r w:rsidR="00E24D06">
        <w:rPr>
          <w:rFonts w:cs="Arial"/>
          <w:bCs/>
          <w:szCs w:val="20"/>
        </w:rPr>
        <w:t xml:space="preserve">. </w:t>
      </w:r>
      <w:r w:rsidR="005553A1">
        <w:rPr>
          <w:rFonts w:cs="Arial"/>
          <w:bCs/>
          <w:szCs w:val="20"/>
        </w:rPr>
        <w:t xml:space="preserve">Cognitive load appears to have a </w:t>
      </w:r>
      <w:r w:rsidR="00222C9D">
        <w:rPr>
          <w:rFonts w:cs="Arial"/>
          <w:bCs/>
          <w:szCs w:val="20"/>
        </w:rPr>
        <w:t xml:space="preserve">mild </w:t>
      </w:r>
      <w:r w:rsidR="005553A1">
        <w:rPr>
          <w:rFonts w:cs="Arial"/>
          <w:bCs/>
          <w:szCs w:val="20"/>
        </w:rPr>
        <w:t xml:space="preserve">negative relationship with all latent factors expect social presence. </w:t>
      </w:r>
      <w:r w:rsidR="002F0B8B">
        <w:rPr>
          <w:rFonts w:cs="Arial"/>
          <w:bCs/>
          <w:szCs w:val="20"/>
        </w:rPr>
        <w:t xml:space="preserve">Social presence and cognitive load also have a mild negative relationship with </w:t>
      </w:r>
      <w:r w:rsidR="002F0B8B">
        <w:rPr>
          <w:rFonts w:cs="Arial"/>
          <w:bCs/>
          <w:i/>
          <w:iCs/>
          <w:szCs w:val="20"/>
        </w:rPr>
        <w:t>grades</w:t>
      </w:r>
      <w:r w:rsidR="002F0B8B">
        <w:rPr>
          <w:rFonts w:cs="Arial"/>
          <w:bCs/>
          <w:szCs w:val="20"/>
        </w:rPr>
        <w:t xml:space="preserve"> while cognitive presence and total presence have a positive relationship with </w:t>
      </w:r>
      <w:r w:rsidR="002F0B8B">
        <w:rPr>
          <w:rFonts w:cs="Arial"/>
          <w:bCs/>
          <w:i/>
          <w:iCs/>
          <w:szCs w:val="20"/>
        </w:rPr>
        <w:t>grades</w:t>
      </w:r>
      <w:r w:rsidR="002F0B8B">
        <w:rPr>
          <w:rFonts w:cs="Arial"/>
          <w:bCs/>
          <w:szCs w:val="20"/>
        </w:rPr>
        <w:t xml:space="preserve">. </w:t>
      </w:r>
      <w:r w:rsidR="009205C2">
        <w:rPr>
          <w:rFonts w:cs="Arial"/>
          <w:bCs/>
          <w:szCs w:val="20"/>
        </w:rPr>
        <w:t>We hypothesize why social presence may have a negative covariance</w:t>
      </w:r>
      <w:r w:rsidR="004A08DC">
        <w:rPr>
          <w:rFonts w:cs="Arial"/>
          <w:bCs/>
          <w:szCs w:val="20"/>
        </w:rPr>
        <w:t xml:space="preserve"> with </w:t>
      </w:r>
      <w:proofErr w:type="spellStart"/>
      <w:r w:rsidR="004A08DC">
        <w:rPr>
          <w:rFonts w:cs="Arial"/>
          <w:bCs/>
          <w:i/>
          <w:iCs/>
          <w:szCs w:val="20"/>
        </w:rPr>
        <w:t>cognitive_load</w:t>
      </w:r>
      <w:proofErr w:type="spellEnd"/>
      <w:r w:rsidR="004A08DC">
        <w:rPr>
          <w:rFonts w:cs="Arial"/>
          <w:bCs/>
          <w:szCs w:val="20"/>
        </w:rPr>
        <w:t xml:space="preserve"> and </w:t>
      </w:r>
      <w:r w:rsidR="004A08DC">
        <w:rPr>
          <w:rFonts w:cs="Arial"/>
          <w:bCs/>
          <w:i/>
          <w:iCs/>
          <w:szCs w:val="20"/>
        </w:rPr>
        <w:t>grades</w:t>
      </w:r>
      <w:r w:rsidR="009205C2">
        <w:rPr>
          <w:rFonts w:cs="Arial"/>
          <w:bCs/>
          <w:szCs w:val="20"/>
        </w:rPr>
        <w:t xml:space="preserve"> in the Discussion. </w:t>
      </w:r>
    </w:p>
    <w:p w14:paraId="251EA601" w14:textId="77777777" w:rsidR="00922729" w:rsidRDefault="00922729" w:rsidP="00B772BD">
      <w:pPr>
        <w:ind w:firstLine="360"/>
        <w:rPr>
          <w:rFonts w:cs="Arial"/>
          <w:bCs/>
          <w:szCs w:val="20"/>
        </w:rPr>
      </w:pPr>
    </w:p>
    <w:p w14:paraId="79E0AE43" w14:textId="019F56ED" w:rsidR="00010F8D" w:rsidRDefault="006263A9" w:rsidP="005449B3">
      <w:pPr>
        <w:pStyle w:val="Caption"/>
        <w:rPr>
          <w:rFonts w:cs="Arial"/>
          <w:bCs/>
        </w:rPr>
      </w:pPr>
      <w:r>
        <w:rPr>
          <w:rFonts w:cs="Arial"/>
          <w:bCs/>
        </w:rPr>
        <w:tab/>
      </w:r>
      <w:r w:rsidR="00CB28E8">
        <w:rPr>
          <w:rFonts w:cs="Arial"/>
          <w:bCs/>
        </w:rPr>
        <w:t xml:space="preserve">To simplify the SEM model visualization, we </w:t>
      </w:r>
      <w:r w:rsidR="00FF00F3">
        <w:rPr>
          <w:rFonts w:cs="Arial"/>
          <w:bCs/>
        </w:rPr>
        <w:t xml:space="preserve">use the estimates for intermediate latent values </w:t>
      </w:r>
      <w:r w:rsidR="00CD3BE5">
        <w:rPr>
          <w:rFonts w:cs="Arial"/>
          <w:bCs/>
        </w:rPr>
        <w:t xml:space="preserve">to act as measurable values for </w:t>
      </w:r>
      <w:r w:rsidR="008C7434">
        <w:rPr>
          <w:rFonts w:cs="Arial"/>
          <w:bCs/>
        </w:rPr>
        <w:t xml:space="preserve">the top-layer latent factors </w:t>
      </w:r>
      <w:r w:rsidR="008C7434">
        <w:rPr>
          <w:rFonts w:cs="Arial"/>
          <w:bCs/>
          <w:i/>
          <w:iCs/>
        </w:rPr>
        <w:t>presence</w:t>
      </w:r>
      <w:r w:rsidR="008C7434">
        <w:rPr>
          <w:rFonts w:cs="Arial"/>
          <w:bCs/>
        </w:rPr>
        <w:t xml:space="preserve">, </w:t>
      </w:r>
      <w:proofErr w:type="spellStart"/>
      <w:r w:rsidR="008C7434">
        <w:rPr>
          <w:rFonts w:cs="Arial"/>
          <w:bCs/>
          <w:i/>
          <w:iCs/>
        </w:rPr>
        <w:t>cognitive_load</w:t>
      </w:r>
      <w:proofErr w:type="spellEnd"/>
      <w:r w:rsidR="008C7434">
        <w:rPr>
          <w:rFonts w:cs="Arial"/>
          <w:bCs/>
        </w:rPr>
        <w:t xml:space="preserve">, and </w:t>
      </w:r>
      <w:r w:rsidR="008C7434">
        <w:rPr>
          <w:rFonts w:cs="Arial"/>
          <w:bCs/>
          <w:i/>
          <w:iCs/>
        </w:rPr>
        <w:t>grades</w:t>
      </w:r>
      <w:r w:rsidR="008C7434">
        <w:rPr>
          <w:rFonts w:cs="Arial"/>
          <w:bCs/>
        </w:rPr>
        <w:t xml:space="preserve">. </w:t>
      </w:r>
      <w:r w:rsidR="00010F8D">
        <w:rPr>
          <w:rFonts w:cs="Arial"/>
          <w:bCs/>
        </w:rPr>
        <w:t>Evaluative metrics for the SEM model provided in</w:t>
      </w:r>
      <w:r w:rsidR="009360C8">
        <w:rPr>
          <w:rFonts w:cs="Arial"/>
          <w:bCs/>
        </w:rPr>
        <w:t xml:space="preserve"> </w:t>
      </w:r>
      <w:r w:rsidR="009360C8">
        <w:rPr>
          <w:rFonts w:cs="Arial"/>
          <w:bCs/>
        </w:rPr>
        <w:fldChar w:fldCharType="begin"/>
      </w:r>
      <w:r w:rsidR="009360C8">
        <w:rPr>
          <w:rFonts w:cs="Arial"/>
          <w:bCs/>
        </w:rPr>
        <w:instrText xml:space="preserve"> REF _Ref163047853 \h </w:instrText>
      </w:r>
      <w:r w:rsidR="009360C8">
        <w:rPr>
          <w:rFonts w:cs="Arial"/>
          <w:bCs/>
        </w:rPr>
      </w:r>
      <w:r w:rsidR="009360C8">
        <w:rPr>
          <w:rFonts w:cs="Arial"/>
          <w:bCs/>
        </w:rPr>
        <w:fldChar w:fldCharType="separate"/>
      </w:r>
      <w:r w:rsidR="005449B3">
        <w:rPr>
          <w:rFonts w:cs="Arial"/>
          <w:bCs/>
        </w:rPr>
        <w:t>F</w:t>
      </w:r>
      <w:r w:rsidR="00C94C7D" w:rsidRPr="009029CF">
        <w:rPr>
          <w:rFonts w:cs="Arial"/>
        </w:rPr>
        <w:t xml:space="preserve">igure </w:t>
      </w:r>
      <w:r w:rsidR="005449B3">
        <w:rPr>
          <w:rFonts w:cs="Arial"/>
        </w:rPr>
        <w:t>12</w:t>
      </w:r>
      <w:r w:rsidR="009360C8">
        <w:rPr>
          <w:rFonts w:cs="Arial"/>
          <w:bCs/>
        </w:rPr>
        <w:fldChar w:fldCharType="end"/>
      </w:r>
      <w:r w:rsidR="009360C8">
        <w:rPr>
          <w:rFonts w:cs="Arial"/>
          <w:bCs/>
        </w:rPr>
        <w:t xml:space="preserve"> </w:t>
      </w:r>
      <w:r w:rsidR="00010F8D">
        <w:rPr>
          <w:rFonts w:cs="Arial"/>
          <w:bCs/>
        </w:rPr>
        <w:t>are:</w:t>
      </w:r>
    </w:p>
    <w:p w14:paraId="3B8A2891" w14:textId="475B2096" w:rsidR="00010F8D" w:rsidRDefault="00010F8D" w:rsidP="00010F8D">
      <w:pPr>
        <w:pStyle w:val="ListParagraph"/>
        <w:numPr>
          <w:ilvl w:val="0"/>
          <w:numId w:val="13"/>
        </w:numPr>
        <w:spacing w:line="240" w:lineRule="auto"/>
        <w:rPr>
          <w:rFonts w:ascii="Arial" w:hAnsi="Arial" w:cs="Arial"/>
          <w:bCs/>
          <w:sz w:val="20"/>
          <w:szCs w:val="20"/>
        </w:rPr>
      </w:pPr>
      <w:r>
        <w:rPr>
          <w:rFonts w:ascii="Arial" w:hAnsi="Arial" w:cs="Arial"/>
          <w:bCs/>
          <w:sz w:val="20"/>
          <w:szCs w:val="20"/>
        </w:rPr>
        <w:t>RMSEA=0.</w:t>
      </w:r>
      <w:r w:rsidR="00AC762C">
        <w:rPr>
          <w:rFonts w:ascii="Arial" w:hAnsi="Arial" w:cs="Arial"/>
          <w:bCs/>
          <w:sz w:val="20"/>
          <w:szCs w:val="20"/>
        </w:rPr>
        <w:t>09</w:t>
      </w:r>
      <w:r>
        <w:rPr>
          <w:rFonts w:ascii="Arial" w:hAnsi="Arial" w:cs="Arial"/>
          <w:bCs/>
          <w:sz w:val="20"/>
          <w:szCs w:val="20"/>
        </w:rPr>
        <w:t xml:space="preserve"> (target &lt;0.1)</w:t>
      </w:r>
    </w:p>
    <w:p w14:paraId="3E430FA1" w14:textId="69E9375F" w:rsidR="00010F8D" w:rsidRDefault="00010F8D" w:rsidP="00010F8D">
      <w:pPr>
        <w:pStyle w:val="ListParagraph"/>
        <w:numPr>
          <w:ilvl w:val="0"/>
          <w:numId w:val="13"/>
        </w:numPr>
        <w:spacing w:line="240" w:lineRule="auto"/>
        <w:rPr>
          <w:rFonts w:ascii="Arial" w:hAnsi="Arial" w:cs="Arial"/>
          <w:bCs/>
          <w:sz w:val="20"/>
          <w:szCs w:val="20"/>
        </w:rPr>
      </w:pPr>
      <w:r>
        <w:rPr>
          <w:rFonts w:ascii="Arial" w:hAnsi="Arial" w:cs="Arial"/>
          <w:bCs/>
          <w:sz w:val="20"/>
          <w:szCs w:val="20"/>
        </w:rPr>
        <w:t>CFI=0.</w:t>
      </w:r>
      <w:r w:rsidR="009360C8">
        <w:rPr>
          <w:rFonts w:ascii="Arial" w:hAnsi="Arial" w:cs="Arial"/>
          <w:bCs/>
          <w:sz w:val="20"/>
          <w:szCs w:val="20"/>
        </w:rPr>
        <w:t>94</w:t>
      </w:r>
      <w:r>
        <w:rPr>
          <w:rFonts w:ascii="Arial" w:hAnsi="Arial" w:cs="Arial"/>
          <w:bCs/>
          <w:sz w:val="20"/>
          <w:szCs w:val="20"/>
        </w:rPr>
        <w:t xml:space="preserve"> (target &gt;0.9)</w:t>
      </w:r>
    </w:p>
    <w:p w14:paraId="2DBB5BDF" w14:textId="2B3F9C17" w:rsidR="00010F8D" w:rsidRDefault="00010F8D" w:rsidP="00010F8D">
      <w:pPr>
        <w:pStyle w:val="ListParagraph"/>
        <w:numPr>
          <w:ilvl w:val="0"/>
          <w:numId w:val="13"/>
        </w:numPr>
        <w:spacing w:line="240" w:lineRule="auto"/>
        <w:rPr>
          <w:rFonts w:ascii="Arial" w:hAnsi="Arial" w:cs="Arial"/>
          <w:bCs/>
          <w:sz w:val="20"/>
          <w:szCs w:val="20"/>
        </w:rPr>
      </w:pPr>
      <w:r>
        <w:rPr>
          <w:rFonts w:ascii="Arial" w:hAnsi="Arial" w:cs="Arial"/>
          <w:bCs/>
          <w:sz w:val="20"/>
          <w:szCs w:val="20"/>
        </w:rPr>
        <w:t>GFI=0.</w:t>
      </w:r>
      <w:r w:rsidR="009360C8">
        <w:rPr>
          <w:rFonts w:ascii="Arial" w:hAnsi="Arial" w:cs="Arial"/>
          <w:bCs/>
          <w:sz w:val="20"/>
          <w:szCs w:val="20"/>
        </w:rPr>
        <w:t>92</w:t>
      </w:r>
      <w:r>
        <w:rPr>
          <w:rFonts w:ascii="Arial" w:hAnsi="Arial" w:cs="Arial"/>
          <w:bCs/>
          <w:sz w:val="20"/>
          <w:szCs w:val="20"/>
        </w:rPr>
        <w:t xml:space="preserve"> (target &gt;0.9)</w:t>
      </w:r>
    </w:p>
    <w:p w14:paraId="07C03F53" w14:textId="60CD06FC" w:rsidR="00010F8D" w:rsidRDefault="00010F8D" w:rsidP="00010F8D">
      <w:pPr>
        <w:pStyle w:val="ListParagraph"/>
        <w:numPr>
          <w:ilvl w:val="0"/>
          <w:numId w:val="13"/>
        </w:numPr>
        <w:spacing w:line="240" w:lineRule="auto"/>
        <w:rPr>
          <w:rFonts w:ascii="Arial" w:hAnsi="Arial" w:cs="Arial"/>
          <w:bCs/>
          <w:sz w:val="20"/>
          <w:szCs w:val="20"/>
        </w:rPr>
      </w:pPr>
      <w:r>
        <w:rPr>
          <w:rFonts w:ascii="Arial" w:hAnsi="Arial" w:cs="Arial"/>
          <w:bCs/>
          <w:sz w:val="20"/>
          <w:szCs w:val="20"/>
        </w:rPr>
        <w:t>TLI=0.</w:t>
      </w:r>
      <w:r w:rsidR="009360C8">
        <w:rPr>
          <w:rFonts w:ascii="Arial" w:hAnsi="Arial" w:cs="Arial"/>
          <w:bCs/>
          <w:sz w:val="20"/>
          <w:szCs w:val="20"/>
        </w:rPr>
        <w:t>9</w:t>
      </w:r>
      <w:r w:rsidR="00AC762C">
        <w:rPr>
          <w:rFonts w:ascii="Arial" w:hAnsi="Arial" w:cs="Arial"/>
          <w:bCs/>
          <w:sz w:val="20"/>
          <w:szCs w:val="20"/>
        </w:rPr>
        <w:t>3</w:t>
      </w:r>
      <w:r>
        <w:rPr>
          <w:rFonts w:ascii="Arial" w:hAnsi="Arial" w:cs="Arial"/>
          <w:bCs/>
          <w:sz w:val="20"/>
          <w:szCs w:val="20"/>
        </w:rPr>
        <w:t xml:space="preserve"> (target &gt;0.95)</w:t>
      </w:r>
    </w:p>
    <w:p w14:paraId="0BA0C37F" w14:textId="6BB174C2" w:rsidR="009360C8" w:rsidRDefault="009E1B46" w:rsidP="00B772BD">
      <w:pPr>
        <w:rPr>
          <w:rFonts w:cs="Arial"/>
          <w:bCs/>
          <w:szCs w:val="20"/>
        </w:rPr>
      </w:pPr>
      <w:r>
        <w:rPr>
          <w:rFonts w:cs="Arial"/>
          <w:bCs/>
          <w:szCs w:val="20"/>
        </w:rPr>
        <w:t xml:space="preserve">As mentioned previously, </w:t>
      </w:r>
      <w:r w:rsidR="005D1DEB">
        <w:rPr>
          <w:rFonts w:cs="Arial"/>
          <w:bCs/>
          <w:szCs w:val="20"/>
        </w:rPr>
        <w:t>a higher</w:t>
      </w:r>
      <w:r>
        <w:rPr>
          <w:rFonts w:cs="Arial"/>
          <w:bCs/>
          <w:szCs w:val="20"/>
        </w:rPr>
        <w:t xml:space="preserve"> number of factors reduces </w:t>
      </w:r>
      <w:r w:rsidR="0003623A">
        <w:rPr>
          <w:rFonts w:cs="Arial"/>
          <w:bCs/>
          <w:szCs w:val="20"/>
        </w:rPr>
        <w:t>C</w:t>
      </w:r>
      <w:r>
        <w:rPr>
          <w:rFonts w:cs="Arial"/>
          <w:bCs/>
          <w:szCs w:val="20"/>
        </w:rPr>
        <w:t>FI and TLI. Thus</w:t>
      </w:r>
      <w:r w:rsidR="00C0552E">
        <w:rPr>
          <w:rFonts w:cs="Arial"/>
          <w:bCs/>
          <w:szCs w:val="20"/>
        </w:rPr>
        <w:t>,</w:t>
      </w:r>
      <w:r>
        <w:rPr>
          <w:rFonts w:cs="Arial"/>
          <w:bCs/>
          <w:szCs w:val="20"/>
        </w:rPr>
        <w:t xml:space="preserve"> by reducing the number of latent factors, we expected </w:t>
      </w:r>
      <w:r w:rsidR="0003623A">
        <w:rPr>
          <w:rFonts w:cs="Arial"/>
          <w:bCs/>
          <w:szCs w:val="20"/>
        </w:rPr>
        <w:t>C</w:t>
      </w:r>
      <w:r>
        <w:rPr>
          <w:rFonts w:cs="Arial"/>
          <w:bCs/>
          <w:szCs w:val="20"/>
        </w:rPr>
        <w:t xml:space="preserve">FI and TLI to increase. </w:t>
      </w:r>
      <w:r w:rsidR="0003623A">
        <w:rPr>
          <w:rFonts w:cs="Arial"/>
          <w:bCs/>
          <w:szCs w:val="20"/>
        </w:rPr>
        <w:t xml:space="preserve">Moreover, </w:t>
      </w:r>
      <w:r w:rsidR="00C0552E">
        <w:rPr>
          <w:rFonts w:cs="Arial"/>
          <w:bCs/>
          <w:szCs w:val="20"/>
        </w:rPr>
        <w:t xml:space="preserve">by decreasing the number of factors, we reduce the sensitivity of variance for the GFI and so expected GFI to increase. </w:t>
      </w:r>
      <w:r w:rsidR="00875A3C">
        <w:rPr>
          <w:rFonts w:cs="Arial"/>
          <w:bCs/>
          <w:szCs w:val="20"/>
        </w:rPr>
        <w:t xml:space="preserve">The </w:t>
      </w:r>
      <w:r w:rsidR="00D420B1">
        <w:rPr>
          <w:rFonts w:cs="Arial"/>
          <w:bCs/>
          <w:szCs w:val="20"/>
        </w:rPr>
        <w:t xml:space="preserve">reduced SEM model fits our data well. </w:t>
      </w:r>
    </w:p>
    <w:p w14:paraId="11D92706" w14:textId="77777777" w:rsidR="006C00C7" w:rsidRDefault="006C00C7" w:rsidP="00B772BD">
      <w:pPr>
        <w:rPr>
          <w:rFonts w:cs="Arial"/>
          <w:bCs/>
          <w:szCs w:val="20"/>
        </w:rPr>
      </w:pPr>
    </w:p>
    <w:p w14:paraId="253E52B9" w14:textId="368618C8" w:rsidR="006C00C7" w:rsidRDefault="006C00C7" w:rsidP="00B772BD">
      <w:pPr>
        <w:rPr>
          <w:rFonts w:cs="Arial"/>
          <w:bCs/>
          <w:szCs w:val="20"/>
        </w:rPr>
      </w:pPr>
      <w:r>
        <w:rPr>
          <w:rFonts w:cs="Arial"/>
          <w:bCs/>
          <w:szCs w:val="20"/>
        </w:rPr>
        <w:lastRenderedPageBreak/>
        <w:t>[Insert Figure 1</w:t>
      </w:r>
      <w:r w:rsidR="005449B3">
        <w:rPr>
          <w:rFonts w:cs="Arial"/>
          <w:bCs/>
          <w:szCs w:val="20"/>
        </w:rPr>
        <w:t>2</w:t>
      </w:r>
      <w:r>
        <w:rPr>
          <w:rFonts w:cs="Arial"/>
          <w:bCs/>
          <w:szCs w:val="20"/>
        </w:rPr>
        <w:t xml:space="preserve"> here]</w:t>
      </w:r>
    </w:p>
    <w:p w14:paraId="186F9154" w14:textId="31B2C10A" w:rsidR="00B76697" w:rsidRDefault="00B76697" w:rsidP="00CA7657">
      <w:pPr>
        <w:rPr>
          <w:rFonts w:cs="Arial"/>
          <w:bCs/>
          <w:szCs w:val="20"/>
        </w:rPr>
      </w:pPr>
    </w:p>
    <w:p w14:paraId="66999110" w14:textId="6F579539" w:rsidR="005335F5" w:rsidRPr="00FC79BA" w:rsidRDefault="005335F5" w:rsidP="0042243A">
      <w:pPr>
        <w:rPr>
          <w:rFonts w:cs="Arial"/>
          <w:bCs/>
          <w:szCs w:val="20"/>
        </w:rPr>
      </w:pPr>
      <w:r>
        <w:rPr>
          <w:rFonts w:cs="Arial"/>
          <w:bCs/>
          <w:szCs w:val="20"/>
        </w:rPr>
        <w:t xml:space="preserve">Note that unlike our </w:t>
      </w:r>
      <w:r w:rsidR="00F10DCD">
        <w:rPr>
          <w:rFonts w:cs="Arial"/>
          <w:bCs/>
          <w:szCs w:val="20"/>
        </w:rPr>
        <w:t xml:space="preserve">full SEM model, the reduced SEM model does not provide statistically significant evidence that </w:t>
      </w:r>
      <w:r w:rsidR="005002C7">
        <w:rPr>
          <w:rFonts w:cs="Arial"/>
          <w:bCs/>
          <w:szCs w:val="20"/>
        </w:rPr>
        <w:t xml:space="preserve">total presence </w:t>
      </w:r>
      <w:r w:rsidR="00FC79BA">
        <w:rPr>
          <w:rFonts w:cs="Arial"/>
          <w:bCs/>
          <w:szCs w:val="20"/>
        </w:rPr>
        <w:t xml:space="preserve">covaries with </w:t>
      </w:r>
      <w:r w:rsidR="00FC79BA">
        <w:rPr>
          <w:rFonts w:cs="Arial"/>
          <w:bCs/>
          <w:i/>
          <w:iCs/>
          <w:szCs w:val="20"/>
        </w:rPr>
        <w:t>grades</w:t>
      </w:r>
      <w:r w:rsidR="00FC79BA">
        <w:rPr>
          <w:rFonts w:cs="Arial"/>
          <w:bCs/>
          <w:szCs w:val="20"/>
        </w:rPr>
        <w:t xml:space="preserve"> and </w:t>
      </w:r>
      <w:proofErr w:type="spellStart"/>
      <w:r w:rsidR="00FC79BA">
        <w:rPr>
          <w:rFonts w:cs="Arial"/>
          <w:bCs/>
          <w:i/>
          <w:iCs/>
          <w:szCs w:val="20"/>
        </w:rPr>
        <w:t>cognitive_load</w:t>
      </w:r>
      <w:proofErr w:type="spellEnd"/>
      <w:r w:rsidR="00FC79BA">
        <w:rPr>
          <w:rFonts w:cs="Arial"/>
          <w:bCs/>
          <w:szCs w:val="20"/>
        </w:rPr>
        <w:t>. Thus</w:t>
      </w:r>
      <w:r w:rsidR="008A4F6C">
        <w:rPr>
          <w:rFonts w:cs="Arial"/>
          <w:bCs/>
          <w:szCs w:val="20"/>
        </w:rPr>
        <w:t>,</w:t>
      </w:r>
      <w:r w:rsidR="00FC79BA">
        <w:rPr>
          <w:rFonts w:cs="Arial"/>
          <w:bCs/>
          <w:szCs w:val="20"/>
        </w:rPr>
        <w:t xml:space="preserve"> we should consider this </w:t>
      </w:r>
      <w:r w:rsidR="00D148A4">
        <w:rPr>
          <w:rFonts w:cs="Arial"/>
          <w:bCs/>
          <w:szCs w:val="20"/>
        </w:rPr>
        <w:t xml:space="preserve">as an oversimplified </w:t>
      </w:r>
      <w:r w:rsidR="000A24E9">
        <w:rPr>
          <w:rFonts w:cs="Arial"/>
          <w:bCs/>
          <w:szCs w:val="20"/>
        </w:rPr>
        <w:t xml:space="preserve">model for generally describing the overall SEM model and not for </w:t>
      </w:r>
      <w:r w:rsidR="00692DB5">
        <w:rPr>
          <w:rFonts w:cs="Arial"/>
          <w:bCs/>
          <w:szCs w:val="20"/>
        </w:rPr>
        <w:t xml:space="preserve">accurately </w:t>
      </w:r>
      <w:r w:rsidR="000A24E9">
        <w:rPr>
          <w:rFonts w:cs="Arial"/>
          <w:bCs/>
          <w:szCs w:val="20"/>
        </w:rPr>
        <w:t xml:space="preserve">estimating </w:t>
      </w:r>
      <w:r w:rsidR="00E360BC">
        <w:rPr>
          <w:rFonts w:cs="Arial"/>
          <w:bCs/>
          <w:szCs w:val="20"/>
        </w:rPr>
        <w:t xml:space="preserve">latent factors. </w:t>
      </w:r>
      <w:r w:rsidR="005C0E62">
        <w:rPr>
          <w:rFonts w:cs="Arial"/>
          <w:bCs/>
          <w:szCs w:val="20"/>
        </w:rPr>
        <w:t>It also further emphasizes that SEM structural models should have a theoretically-sound structure</w:t>
      </w:r>
      <w:r w:rsidR="0081530A">
        <w:rPr>
          <w:rFonts w:cs="Arial"/>
          <w:bCs/>
          <w:szCs w:val="20"/>
        </w:rPr>
        <w:t xml:space="preserve"> that comes close to certain metric thresholds rather than searching for the highest-</w:t>
      </w:r>
      <w:r w:rsidR="00A80CA5">
        <w:rPr>
          <w:rFonts w:cs="Arial"/>
          <w:bCs/>
          <w:szCs w:val="20"/>
        </w:rPr>
        <w:t xml:space="preserve">metric model. </w:t>
      </w:r>
    </w:p>
    <w:p w14:paraId="5546FF30" w14:textId="77777777" w:rsidR="005335F5" w:rsidRDefault="005335F5" w:rsidP="0042243A">
      <w:pPr>
        <w:rPr>
          <w:rFonts w:cs="Arial"/>
          <w:b/>
          <w:szCs w:val="20"/>
        </w:rPr>
      </w:pPr>
    </w:p>
    <w:p w14:paraId="7A1EFB83" w14:textId="16210A32" w:rsidR="007A42F0" w:rsidRPr="007A42F0" w:rsidRDefault="007A42F0" w:rsidP="007A42F0">
      <w:pPr>
        <w:pStyle w:val="Heading1"/>
      </w:pPr>
      <w:r>
        <w:t>Discussion, Conclusion, Next Steps</w:t>
      </w:r>
    </w:p>
    <w:p w14:paraId="0FAB850D" w14:textId="6835368B" w:rsidR="00830C4A" w:rsidRDefault="006263A9" w:rsidP="004C60B5">
      <w:pPr>
        <w:pStyle w:val="Heading1"/>
        <w:numPr>
          <w:ilvl w:val="0"/>
          <w:numId w:val="0"/>
        </w:numPr>
      </w:pPr>
      <w:r>
        <w:t xml:space="preserve">5.1 </w:t>
      </w:r>
      <w:r w:rsidR="004C60B5">
        <w:t>Discussion</w:t>
      </w:r>
    </w:p>
    <w:p w14:paraId="01E99A6A" w14:textId="4B7BDCCD" w:rsidR="0062460F" w:rsidRPr="00AF5D59" w:rsidRDefault="002D6905">
      <w:pPr>
        <w:ind w:firstLine="720"/>
        <w:rPr>
          <w:rFonts w:cs="Arial"/>
          <w:bCs/>
          <w:szCs w:val="20"/>
        </w:rPr>
        <w:pPrChange w:id="18" w:author="Chamberlain, Darryl" w:date="2025-02-05T17:20:00Z" w16du:dateUtc="2025-02-05T22:20:00Z">
          <w:pPr/>
        </w:pPrChange>
      </w:pPr>
      <w:ins w:id="19" w:author="Chamberlain, Darryl" w:date="2025-02-05T17:38:00Z" w16du:dateUtc="2025-02-05T22:38:00Z">
        <w:r>
          <w:rPr>
            <w:rFonts w:cs="Arial"/>
            <w:bCs/>
            <w:szCs w:val="20"/>
          </w:rPr>
          <w:t xml:space="preserve">The overall goal of the study was to create a unified SEM model that incorporated </w:t>
        </w:r>
        <w:r w:rsidR="000B2D88">
          <w:rPr>
            <w:rFonts w:cs="Arial"/>
            <w:bCs/>
            <w:szCs w:val="20"/>
          </w:rPr>
          <w:t>the Community of Inquiry framework, the Cognitive Load framework, and other</w:t>
        </w:r>
      </w:ins>
      <w:ins w:id="20" w:author="Chamberlain, Darryl" w:date="2025-02-05T17:39:00Z" w16du:dateUtc="2025-02-05T22:39:00Z">
        <w:r w:rsidR="002E622A">
          <w:rPr>
            <w:rFonts w:cs="Arial"/>
            <w:bCs/>
            <w:szCs w:val="20"/>
          </w:rPr>
          <w:t xml:space="preserve"> measurable features such as demographics and grades</w:t>
        </w:r>
        <w:r w:rsidR="00D03429">
          <w:rPr>
            <w:rFonts w:cs="Arial"/>
            <w:bCs/>
            <w:szCs w:val="20"/>
          </w:rPr>
          <w:t xml:space="preserve"> </w:t>
        </w:r>
      </w:ins>
      <w:ins w:id="21" w:author="Chamberlain, Darryl" w:date="2025-02-05T17:40:00Z" w16du:dateUtc="2025-02-05T22:40:00Z">
        <w:r w:rsidR="00D03429">
          <w:rPr>
            <w:rFonts w:cs="Arial"/>
            <w:bCs/>
            <w:szCs w:val="20"/>
          </w:rPr>
          <w:t>to explore the various relationships between these frameworks</w:t>
        </w:r>
        <w:r w:rsidR="00242742">
          <w:rPr>
            <w:rFonts w:cs="Arial"/>
            <w:bCs/>
            <w:szCs w:val="20"/>
          </w:rPr>
          <w:t xml:space="preserve">. </w:t>
        </w:r>
      </w:ins>
      <w:proofErr w:type="gramStart"/>
      <w:ins w:id="22" w:author="Chamberlain, Darryl" w:date="2025-02-05T17:41:00Z" w16du:dateUtc="2025-02-05T22:41:00Z">
        <w:r w:rsidR="00701FC2">
          <w:rPr>
            <w:rFonts w:cs="Arial"/>
            <w:bCs/>
            <w:szCs w:val="20"/>
          </w:rPr>
          <w:t>Through the use of</w:t>
        </w:r>
        <w:proofErr w:type="gramEnd"/>
        <w:r w:rsidR="00701FC2">
          <w:rPr>
            <w:rFonts w:cs="Arial"/>
            <w:bCs/>
            <w:szCs w:val="20"/>
          </w:rPr>
          <w:t xml:space="preserve"> </w:t>
        </w:r>
        <w:r w:rsidR="000F734A">
          <w:rPr>
            <w:rFonts w:cs="Arial"/>
            <w:bCs/>
            <w:szCs w:val="20"/>
          </w:rPr>
          <w:t xml:space="preserve">intermediate latent factors, we </w:t>
        </w:r>
      </w:ins>
      <w:ins w:id="23" w:author="Chamberlain, Darryl" w:date="2025-02-05T17:42:00Z" w16du:dateUtc="2025-02-05T22:42:00Z">
        <w:r w:rsidR="002C034F">
          <w:rPr>
            <w:rFonts w:cs="Arial"/>
            <w:bCs/>
            <w:szCs w:val="20"/>
          </w:rPr>
          <w:t>were able to develop models</w:t>
        </w:r>
      </w:ins>
      <w:ins w:id="24" w:author="Chamberlain, Darryl" w:date="2025-02-05T17:43:00Z" w16du:dateUtc="2025-02-05T22:43:00Z">
        <w:r w:rsidR="006526C9">
          <w:rPr>
            <w:rFonts w:cs="Arial"/>
            <w:bCs/>
            <w:szCs w:val="20"/>
          </w:rPr>
          <w:t xml:space="preserve"> for each of these constructs separately as well as </w:t>
        </w:r>
        <w:proofErr w:type="gramStart"/>
        <w:r w:rsidR="006526C9">
          <w:rPr>
            <w:rFonts w:cs="Arial"/>
            <w:bCs/>
            <w:szCs w:val="20"/>
          </w:rPr>
          <w:t>model</w:t>
        </w:r>
        <w:proofErr w:type="gramEnd"/>
        <w:r w:rsidR="006526C9">
          <w:rPr>
            <w:rFonts w:cs="Arial"/>
            <w:bCs/>
            <w:szCs w:val="20"/>
          </w:rPr>
          <w:t xml:space="preserve"> that used these estimates to explore their relation to one another. </w:t>
        </w:r>
      </w:ins>
      <w:r w:rsidR="0062460F">
        <w:rPr>
          <w:rFonts w:cs="Arial"/>
          <w:bCs/>
          <w:szCs w:val="20"/>
        </w:rPr>
        <w:t xml:space="preserve">As we were able to create a unified SEM model that </w:t>
      </w:r>
      <w:proofErr w:type="gramStart"/>
      <w:r w:rsidR="0062460F">
        <w:rPr>
          <w:rFonts w:cs="Arial"/>
          <w:bCs/>
          <w:szCs w:val="20"/>
        </w:rPr>
        <w:t>fit</w:t>
      </w:r>
      <w:proofErr w:type="gramEnd"/>
      <w:r w:rsidR="0062460F">
        <w:rPr>
          <w:rFonts w:cs="Arial"/>
          <w:bCs/>
          <w:szCs w:val="20"/>
        </w:rPr>
        <w:t xml:space="preserve"> our data far better than using Exploratory Factor Analysis on all measurable data</w:t>
      </w:r>
      <w:r w:rsidR="00FC4CD9">
        <w:rPr>
          <w:rFonts w:cs="Arial"/>
          <w:bCs/>
          <w:szCs w:val="20"/>
        </w:rPr>
        <w:t xml:space="preserve"> collected</w:t>
      </w:r>
      <w:r w:rsidR="0062460F">
        <w:rPr>
          <w:rFonts w:cs="Arial"/>
          <w:bCs/>
          <w:szCs w:val="20"/>
        </w:rPr>
        <w:t xml:space="preserve">, we provide </w:t>
      </w:r>
      <w:proofErr w:type="gramStart"/>
      <w:r w:rsidR="0062460F">
        <w:rPr>
          <w:rFonts w:cs="Arial"/>
          <w:bCs/>
          <w:szCs w:val="20"/>
        </w:rPr>
        <w:t>a brief summary</w:t>
      </w:r>
      <w:proofErr w:type="gramEnd"/>
      <w:r w:rsidR="0062460F">
        <w:rPr>
          <w:rFonts w:cs="Arial"/>
          <w:bCs/>
          <w:szCs w:val="20"/>
        </w:rPr>
        <w:t xml:space="preserve"> of our method so that others may replicate it.</w:t>
      </w:r>
    </w:p>
    <w:p w14:paraId="79D58B0D" w14:textId="77777777" w:rsidR="0062460F" w:rsidRDefault="0062460F" w:rsidP="00533C85">
      <w:pPr>
        <w:pStyle w:val="ListParagraph"/>
        <w:numPr>
          <w:ilvl w:val="0"/>
          <w:numId w:val="29"/>
        </w:numPr>
        <w:rPr>
          <w:rFonts w:ascii="Arial" w:hAnsi="Arial" w:cs="Arial"/>
          <w:bCs/>
          <w:sz w:val="20"/>
          <w:szCs w:val="20"/>
        </w:rPr>
      </w:pPr>
      <w:r>
        <w:rPr>
          <w:rFonts w:ascii="Arial" w:hAnsi="Arial" w:cs="Arial"/>
          <w:bCs/>
          <w:sz w:val="20"/>
          <w:szCs w:val="20"/>
        </w:rPr>
        <w:t>Create SEM Model for 3-factor (</w:t>
      </w:r>
      <w:r w:rsidRPr="00FE2420">
        <w:rPr>
          <w:rFonts w:ascii="Arial" w:hAnsi="Arial" w:cs="Arial"/>
          <w:bCs/>
          <w:sz w:val="20"/>
          <w:szCs w:val="20"/>
        </w:rPr>
        <w:t>teaching, social, cognitive</w:t>
      </w:r>
      <w:r>
        <w:rPr>
          <w:rFonts w:ascii="Arial" w:hAnsi="Arial" w:cs="Arial"/>
          <w:bCs/>
          <w:sz w:val="20"/>
          <w:szCs w:val="20"/>
        </w:rPr>
        <w:t xml:space="preserve"> presences) structural model with Community of Inquiry data.</w:t>
      </w:r>
    </w:p>
    <w:p w14:paraId="10447AEC" w14:textId="77777777" w:rsidR="0062460F" w:rsidRDefault="0062460F" w:rsidP="00533C85">
      <w:pPr>
        <w:pStyle w:val="ListParagraph"/>
        <w:numPr>
          <w:ilvl w:val="0"/>
          <w:numId w:val="29"/>
        </w:numPr>
        <w:rPr>
          <w:rFonts w:ascii="Arial" w:hAnsi="Arial" w:cs="Arial"/>
          <w:bCs/>
          <w:sz w:val="20"/>
          <w:szCs w:val="20"/>
        </w:rPr>
      </w:pPr>
      <w:r>
        <w:rPr>
          <w:rFonts w:ascii="Arial" w:hAnsi="Arial" w:cs="Arial"/>
          <w:bCs/>
          <w:sz w:val="20"/>
          <w:szCs w:val="20"/>
        </w:rPr>
        <w:t xml:space="preserve">Perform Exploratory Factor Analysis to check if an intermediate latent factor model emerges from the data and create the associated SEM Model to evaluate fit. </w:t>
      </w:r>
    </w:p>
    <w:p w14:paraId="2E2C6A41" w14:textId="77777777" w:rsidR="0062460F" w:rsidRDefault="0062460F" w:rsidP="00533C85">
      <w:pPr>
        <w:pStyle w:val="ListParagraph"/>
        <w:numPr>
          <w:ilvl w:val="0"/>
          <w:numId w:val="29"/>
        </w:numPr>
        <w:rPr>
          <w:rFonts w:ascii="Arial" w:hAnsi="Arial" w:cs="Arial"/>
          <w:bCs/>
          <w:sz w:val="20"/>
          <w:szCs w:val="20"/>
        </w:rPr>
      </w:pPr>
      <w:r>
        <w:rPr>
          <w:rFonts w:ascii="Arial" w:hAnsi="Arial" w:cs="Arial"/>
          <w:bCs/>
          <w:sz w:val="20"/>
          <w:szCs w:val="20"/>
        </w:rPr>
        <w:t xml:space="preserve">Create SEM Model for 5-factor (understanding expectations, crafting an initial post, reading posts from instructors and peers, creating </w:t>
      </w:r>
      <w:proofErr w:type="gramStart"/>
      <w:r>
        <w:rPr>
          <w:rFonts w:ascii="Arial" w:hAnsi="Arial" w:cs="Arial"/>
          <w:bCs/>
          <w:sz w:val="20"/>
          <w:szCs w:val="20"/>
        </w:rPr>
        <w:t>reply</w:t>
      </w:r>
      <w:proofErr w:type="gramEnd"/>
      <w:r>
        <w:rPr>
          <w:rFonts w:ascii="Arial" w:hAnsi="Arial" w:cs="Arial"/>
          <w:bCs/>
          <w:sz w:val="20"/>
          <w:szCs w:val="20"/>
        </w:rPr>
        <w:t xml:space="preserve"> posts, and integrating instructor feedback) structural model with Cognitive Load data.</w:t>
      </w:r>
    </w:p>
    <w:p w14:paraId="78F51421" w14:textId="77777777" w:rsidR="0062460F" w:rsidRDefault="0062460F" w:rsidP="00533C85">
      <w:pPr>
        <w:pStyle w:val="ListParagraph"/>
        <w:numPr>
          <w:ilvl w:val="0"/>
          <w:numId w:val="29"/>
        </w:numPr>
        <w:rPr>
          <w:rFonts w:ascii="Arial" w:hAnsi="Arial" w:cs="Arial"/>
          <w:bCs/>
          <w:sz w:val="20"/>
          <w:szCs w:val="20"/>
        </w:rPr>
      </w:pPr>
      <w:r>
        <w:rPr>
          <w:rFonts w:ascii="Arial" w:hAnsi="Arial" w:cs="Arial"/>
          <w:bCs/>
          <w:sz w:val="20"/>
          <w:szCs w:val="20"/>
        </w:rPr>
        <w:t>Perform Exploratory Factor Analysis to check if a mixed loading model emerges from the data and create the associated SEM Model to evaluate fit.</w:t>
      </w:r>
    </w:p>
    <w:p w14:paraId="6D1231FE" w14:textId="77777777" w:rsidR="0062460F" w:rsidRDefault="0062460F" w:rsidP="00533C85">
      <w:pPr>
        <w:pStyle w:val="ListParagraph"/>
        <w:numPr>
          <w:ilvl w:val="0"/>
          <w:numId w:val="29"/>
        </w:numPr>
        <w:rPr>
          <w:rFonts w:ascii="Arial" w:hAnsi="Arial" w:cs="Arial"/>
          <w:bCs/>
          <w:sz w:val="20"/>
          <w:szCs w:val="20"/>
        </w:rPr>
      </w:pPr>
      <w:r>
        <w:rPr>
          <w:rFonts w:ascii="Arial" w:hAnsi="Arial" w:cs="Arial"/>
          <w:bCs/>
          <w:sz w:val="20"/>
          <w:szCs w:val="20"/>
        </w:rPr>
        <w:t xml:space="preserve">Perform Exploratory Factor Analysis to see what 1-factor (grade-related latent factor) structural model emerges with course grades and demographic </w:t>
      </w:r>
      <w:proofErr w:type="gramStart"/>
      <w:r>
        <w:rPr>
          <w:rFonts w:ascii="Arial" w:hAnsi="Arial" w:cs="Arial"/>
          <w:bCs/>
          <w:sz w:val="20"/>
          <w:szCs w:val="20"/>
        </w:rPr>
        <w:t>values, and</w:t>
      </w:r>
      <w:proofErr w:type="gramEnd"/>
      <w:r>
        <w:rPr>
          <w:rFonts w:ascii="Arial" w:hAnsi="Arial" w:cs="Arial"/>
          <w:bCs/>
          <w:sz w:val="20"/>
          <w:szCs w:val="20"/>
        </w:rPr>
        <w:t xml:space="preserve"> create the associated SEM Model to evaluate fit. </w:t>
      </w:r>
    </w:p>
    <w:p w14:paraId="6E14CECA" w14:textId="77777777" w:rsidR="0062460F" w:rsidRDefault="0062460F" w:rsidP="00533C85">
      <w:pPr>
        <w:pStyle w:val="ListParagraph"/>
        <w:numPr>
          <w:ilvl w:val="0"/>
          <w:numId w:val="29"/>
        </w:numPr>
        <w:rPr>
          <w:rFonts w:ascii="Arial" w:hAnsi="Arial" w:cs="Arial"/>
          <w:bCs/>
          <w:sz w:val="20"/>
          <w:szCs w:val="20"/>
        </w:rPr>
      </w:pPr>
      <w:r>
        <w:rPr>
          <w:rFonts w:ascii="Arial" w:hAnsi="Arial" w:cs="Arial"/>
          <w:bCs/>
          <w:sz w:val="20"/>
          <w:szCs w:val="20"/>
        </w:rPr>
        <w:t xml:space="preserve">Combine the best structural models for each latent factor and evaluate fit. </w:t>
      </w:r>
    </w:p>
    <w:p w14:paraId="7B1A20C1" w14:textId="7309017A" w:rsidR="0062460F" w:rsidRPr="00533C85" w:rsidRDefault="0062460F" w:rsidP="0062460F">
      <w:pPr>
        <w:pStyle w:val="ListParagraph"/>
        <w:numPr>
          <w:ilvl w:val="0"/>
          <w:numId w:val="29"/>
        </w:numPr>
        <w:rPr>
          <w:rFonts w:ascii="Arial" w:hAnsi="Arial" w:cs="Arial"/>
          <w:bCs/>
          <w:sz w:val="20"/>
          <w:szCs w:val="20"/>
        </w:rPr>
      </w:pPr>
      <w:r>
        <w:rPr>
          <w:rFonts w:ascii="Arial" w:hAnsi="Arial" w:cs="Arial"/>
          <w:bCs/>
          <w:sz w:val="20"/>
          <w:szCs w:val="20"/>
        </w:rPr>
        <w:t xml:space="preserve">For </w:t>
      </w:r>
      <w:proofErr w:type="gramStart"/>
      <w:r>
        <w:rPr>
          <w:rFonts w:ascii="Arial" w:hAnsi="Arial" w:cs="Arial"/>
          <w:bCs/>
          <w:sz w:val="20"/>
          <w:szCs w:val="20"/>
        </w:rPr>
        <w:t>visualization</w:t>
      </w:r>
      <w:proofErr w:type="gramEnd"/>
      <w:r>
        <w:rPr>
          <w:rFonts w:ascii="Arial" w:hAnsi="Arial" w:cs="Arial"/>
          <w:bCs/>
          <w:sz w:val="20"/>
          <w:szCs w:val="20"/>
        </w:rPr>
        <w:t xml:space="preserve"> sake, use the final SEM Model to estimate intermediate latent factors and treat them as measurable values to create a final SEM Model visualization.</w:t>
      </w:r>
    </w:p>
    <w:p w14:paraId="7768131B" w14:textId="77777777" w:rsidR="004267AD" w:rsidRPr="0062460F" w:rsidDel="00056A91" w:rsidRDefault="004267AD" w:rsidP="0062460F">
      <w:pPr>
        <w:rPr>
          <w:del w:id="25" w:author="Chamberlain, Darryl" w:date="2025-02-05T17:34:00Z" w16du:dateUtc="2025-02-05T22:34:00Z"/>
        </w:rPr>
      </w:pPr>
    </w:p>
    <w:p w14:paraId="66888845" w14:textId="3459D355" w:rsidR="00797F27" w:rsidDel="00EC7EA9" w:rsidRDefault="005B4A12">
      <w:pPr>
        <w:rPr>
          <w:del w:id="26" w:author="Chamberlain, Darryl" w:date="2025-02-05T17:29:00Z" w16du:dateUtc="2025-02-05T22:29:00Z"/>
          <w:rFonts w:cs="Arial"/>
          <w:bCs/>
          <w:szCs w:val="20"/>
        </w:rPr>
      </w:pPr>
      <w:r>
        <w:rPr>
          <w:rFonts w:cs="Arial"/>
          <w:bCs/>
          <w:szCs w:val="20"/>
        </w:rPr>
        <w:t xml:space="preserve">To further summarize the results of our study, we provide short </w:t>
      </w:r>
      <w:r w:rsidR="0071795B">
        <w:rPr>
          <w:rFonts w:cs="Arial"/>
          <w:bCs/>
          <w:szCs w:val="20"/>
        </w:rPr>
        <w:t xml:space="preserve">summaries according to each research question. </w:t>
      </w:r>
    </w:p>
    <w:p w14:paraId="4EB13DC1" w14:textId="77777777" w:rsidR="00EC7EA9" w:rsidRDefault="00EC7EA9">
      <w:pPr>
        <w:rPr>
          <w:ins w:id="27" w:author="Chamberlain, Darryl" w:date="2025-02-05T17:33:00Z" w16du:dateUtc="2025-02-05T22:33:00Z"/>
          <w:rFonts w:cs="Arial"/>
          <w:bCs/>
          <w:i/>
          <w:iCs/>
          <w:szCs w:val="20"/>
        </w:rPr>
        <w:pPrChange w:id="28" w:author="Chamberlain, Darryl" w:date="2025-02-05T17:34:00Z" w16du:dateUtc="2025-02-05T22:34:00Z">
          <w:pPr>
            <w:ind w:firstLine="720"/>
          </w:pPr>
        </w:pPrChange>
      </w:pPr>
    </w:p>
    <w:p w14:paraId="7D539704" w14:textId="77777777" w:rsidR="009630D6" w:rsidRDefault="009630D6" w:rsidP="009630D6">
      <w:pPr>
        <w:rPr>
          <w:ins w:id="29" w:author="Chamberlain, Darryl" w:date="2025-02-05T17:29:00Z" w16du:dateUtc="2025-02-05T22:29:00Z"/>
          <w:rFonts w:cs="Arial"/>
          <w:bCs/>
          <w:i/>
          <w:iCs/>
          <w:szCs w:val="20"/>
        </w:rPr>
      </w:pPr>
    </w:p>
    <w:p w14:paraId="1FB8861B" w14:textId="5533C236" w:rsidR="00331B4C" w:rsidRPr="009630D6" w:rsidRDefault="009630D6" w:rsidP="009630D6">
      <w:pPr>
        <w:rPr>
          <w:rFonts w:cs="Arial"/>
          <w:b/>
          <w:szCs w:val="20"/>
          <w:rPrChange w:id="30" w:author="Chamberlain, Darryl" w:date="2025-02-05T17:29:00Z" w16du:dateUtc="2025-02-05T22:29:00Z">
            <w:rPr>
              <w:rFonts w:cs="Arial"/>
              <w:bCs/>
              <w:i/>
              <w:iCs/>
              <w:szCs w:val="20"/>
            </w:rPr>
          </w:rPrChange>
        </w:rPr>
      </w:pPr>
      <w:ins w:id="31" w:author="Chamberlain, Darryl" w:date="2025-02-05T17:29:00Z" w16du:dateUtc="2025-02-05T22:29:00Z">
        <w:r>
          <w:rPr>
            <w:rFonts w:cs="Arial"/>
            <w:b/>
            <w:szCs w:val="20"/>
          </w:rPr>
          <w:t xml:space="preserve">Research Question 1: </w:t>
        </w:r>
        <w:r w:rsidRPr="00411792">
          <w:rPr>
            <w:rFonts w:cs="Arial"/>
            <w:bCs/>
            <w:i/>
            <w:iCs/>
            <w:szCs w:val="20"/>
            <w:rPrChange w:id="32" w:author="Chamberlain, Darryl" w:date="2025-02-05T18:04:00Z" w16du:dateUtc="2025-02-05T23:04:00Z">
              <w:rPr>
                <w:rFonts w:cs="Arial"/>
                <w:b/>
                <w:szCs w:val="20"/>
              </w:rPr>
            </w:rPrChange>
          </w:rPr>
          <w:t>How does the Community of Inquiry framework model social, cognitive, and teaching presence in our data?</w:t>
        </w:r>
      </w:ins>
    </w:p>
    <w:p w14:paraId="1A1805C0" w14:textId="339DF5E5" w:rsidR="00B46878" w:rsidRPr="0071795B" w:rsidDel="009630D6" w:rsidRDefault="00056A91">
      <w:pPr>
        <w:pStyle w:val="Heading1"/>
        <w:numPr>
          <w:ilvl w:val="0"/>
          <w:numId w:val="0"/>
        </w:numPr>
        <w:ind w:left="360"/>
        <w:rPr>
          <w:del w:id="33" w:author="Chamberlain, Darryl" w:date="2025-02-05T17:29:00Z" w16du:dateUtc="2025-02-05T22:29:00Z"/>
        </w:rPr>
        <w:pPrChange w:id="34" w:author="Chamberlain, Darryl" w:date="2025-02-05T17:29:00Z" w16du:dateUtc="2025-02-05T22:29:00Z">
          <w:pPr>
            <w:pStyle w:val="ListParagraph"/>
            <w:numPr>
              <w:numId w:val="25"/>
            </w:numPr>
            <w:spacing w:line="240" w:lineRule="auto"/>
            <w:ind w:left="360" w:hanging="360"/>
          </w:pPr>
        </w:pPrChange>
      </w:pPr>
      <w:ins w:id="35" w:author="Chamberlain, Darryl" w:date="2025-02-05T17:35:00Z" w16du:dateUtc="2025-02-05T22:35:00Z">
        <w:r>
          <w:tab/>
        </w:r>
      </w:ins>
      <w:del w:id="36" w:author="Chamberlain, Darryl" w:date="2025-02-05T17:29:00Z" w16du:dateUtc="2025-02-05T22:29:00Z">
        <w:r w:rsidR="00B46878" w:rsidRPr="0071795B" w:rsidDel="009630D6">
          <w:delText>How does the Community of Inquiry framework model social, cognitive, and teaching presence in our data?</w:delText>
        </w:r>
      </w:del>
    </w:p>
    <w:p w14:paraId="49C94FE2" w14:textId="43D8281F" w:rsidR="004E44AA" w:rsidDel="00EC7EA9" w:rsidRDefault="00100F07" w:rsidP="00C310DE">
      <w:pPr>
        <w:ind w:firstLine="720"/>
        <w:rPr>
          <w:del w:id="37" w:author="Chamberlain, Darryl" w:date="2025-02-05T17:30:00Z" w16du:dateUtc="2025-02-05T22:30:00Z"/>
          <w:rFonts w:cs="Arial"/>
          <w:bCs/>
          <w:szCs w:val="20"/>
        </w:rPr>
      </w:pPr>
      <w:r>
        <w:rPr>
          <w:rFonts w:cs="Arial"/>
          <w:szCs w:val="20"/>
        </w:rPr>
        <w:t>We tested SEM models using structural equations as present in the literature</w:t>
      </w:r>
      <w:r w:rsidR="002225BC">
        <w:rPr>
          <w:rFonts w:cs="Arial"/>
          <w:szCs w:val="20"/>
        </w:rPr>
        <w:t xml:space="preserve"> </w:t>
      </w:r>
      <w:r w:rsidR="002225BC">
        <w:rPr>
          <w:rFonts w:cs="Arial"/>
          <w:szCs w:val="20"/>
        </w:rPr>
        <w:fldChar w:fldCharType="begin"/>
      </w:r>
      <w:r w:rsidR="002225BC">
        <w:rPr>
          <w:rFonts w:cs="Arial"/>
          <w:szCs w:val="20"/>
        </w:rPr>
        <w:instrText xml:space="preserve"> ADDIN ZOTERO_ITEM CSL_CITATION {"citationID":"GRzOQgCo","properties":{"formattedCitation":"(Shea &amp; Bidjerano, 2009)","plainCitation":"(Shea &amp; Bidjerano, 2009)","noteIndex":0},"citationItems":[{"id":374,"uris":["http://zotero.org/users/8793764/items/5347W4Z2"],"itemData":{"id":374,"type":"article-journal","abstract":"In this paper, several recent theoretical conceptions of technology-mediated education are examined and a study of 2159 online learners is presented. The study validates an instrument designed to measure teaching, social, and cognitive presence indicative of a community of learners within the community of inquiry (CoI) framework [Garrison, D. R., Anderson, T., &amp; Archer, W. (2000). Critical inquiry in a text-based environment: Computer conferencing in higher education. The Internet and Higher Education, 2, 1–19; Garrison, D. R., Anderson, T., &amp; Archer, W. (2001). Critical thinking, cognitive presence, and computer conferencing in distance education. American Journal of Distance Education, 15(1), 7–23]. Results indicate that the survey items cohere into interpretable factors that represent the intended constructs. Further it was determined through structural equation modeling that 70% of the variance in the online students’ levels of cognitive presence, a multivariate measure of learning, can be modeled based on their reports of their instructors’ skills in fostering teaching presence and their own abilities to establish a sense of social presence. Additional analysis identifies more details of the relationship between learner understandings of teaching and social presence and its impact on their cognitive presence. Implications for online teaching, policy, and faculty development are discussed.","container-title":"Computers &amp; Education","DOI":"10.1016/j.compedu.2008.10.007","ISSN":"0360-1315","issue":"3","journalAbbreviation":"Computers &amp; Education","language":"en","page":"543-553","source":"ScienceDirect","title":"Community of inquiry as a theoretical framework to foster “epistemic engagement” and “cognitive presence” in online education","volume":"52","author":[{"family":"Shea","given":"Peter"},{"family":"Bidjerano","given":"Temi"}],"issued":{"date-parts":[["2009",4,1]]}}}],"schema":"https://github.com/citation-style-language/schema/raw/master/csl-citation.json"} </w:instrText>
      </w:r>
      <w:r w:rsidR="002225BC">
        <w:rPr>
          <w:rFonts w:cs="Arial"/>
          <w:szCs w:val="20"/>
        </w:rPr>
        <w:fldChar w:fldCharType="separate"/>
      </w:r>
      <w:r w:rsidR="002225BC" w:rsidRPr="002225BC">
        <w:rPr>
          <w:rFonts w:cs="Arial"/>
        </w:rPr>
        <w:t>(Shea &amp; Bidjerano, 2009)</w:t>
      </w:r>
      <w:r w:rsidR="002225BC">
        <w:rPr>
          <w:rFonts w:cs="Arial"/>
          <w:szCs w:val="20"/>
        </w:rPr>
        <w:fldChar w:fldCharType="end"/>
      </w:r>
      <w:r w:rsidR="009364F0">
        <w:rPr>
          <w:rFonts w:cs="Arial"/>
          <w:szCs w:val="20"/>
        </w:rPr>
        <w:t>.</w:t>
      </w:r>
      <w:r>
        <w:rPr>
          <w:rFonts w:cs="Arial"/>
          <w:szCs w:val="20"/>
        </w:rPr>
        <w:t xml:space="preserve"> </w:t>
      </w:r>
      <w:r w:rsidR="00DC65B6">
        <w:rPr>
          <w:rFonts w:cs="Arial"/>
          <w:szCs w:val="20"/>
        </w:rPr>
        <w:t xml:space="preserve">While the model presented in Shea and </w:t>
      </w:r>
      <w:proofErr w:type="spellStart"/>
      <w:r w:rsidR="00DC65B6">
        <w:rPr>
          <w:rFonts w:cs="Arial"/>
          <w:szCs w:val="20"/>
        </w:rPr>
        <w:t>Bidjerano</w:t>
      </w:r>
      <w:proofErr w:type="spellEnd"/>
      <w:r w:rsidR="00DC65B6">
        <w:rPr>
          <w:rFonts w:cs="Arial"/>
          <w:szCs w:val="20"/>
        </w:rPr>
        <w:t xml:space="preserve"> (2009) for Community of Inquiry was not a fit for our data, </w:t>
      </w:r>
      <w:r w:rsidR="003B2F65">
        <w:rPr>
          <w:rFonts w:cs="Arial"/>
          <w:szCs w:val="20"/>
        </w:rPr>
        <w:t>a modified version that introduced a layer of latent values for each presence was a fit</w:t>
      </w:r>
      <w:r w:rsidR="005A0FB9">
        <w:rPr>
          <w:rFonts w:cs="Arial"/>
          <w:szCs w:val="20"/>
        </w:rPr>
        <w:t xml:space="preserve"> for our data </w:t>
      </w:r>
      <w:r w:rsidR="00F53CB3">
        <w:rPr>
          <w:rFonts w:cs="Arial"/>
          <w:szCs w:val="20"/>
        </w:rPr>
        <w:t>and</w:t>
      </w:r>
      <w:r w:rsidR="005A0FB9">
        <w:rPr>
          <w:rFonts w:cs="Arial"/>
          <w:szCs w:val="20"/>
        </w:rPr>
        <w:t xml:space="preserve"> was provided in </w:t>
      </w:r>
      <w:r w:rsidR="00B7165C">
        <w:rPr>
          <w:rFonts w:cs="Arial"/>
          <w:szCs w:val="20"/>
        </w:rPr>
        <w:fldChar w:fldCharType="begin"/>
      </w:r>
      <w:r w:rsidR="00B7165C">
        <w:rPr>
          <w:rFonts w:cs="Arial"/>
          <w:szCs w:val="20"/>
        </w:rPr>
        <w:instrText xml:space="preserve"> REF _Ref164088579 \h </w:instrText>
      </w:r>
      <w:r w:rsidR="00B7165C">
        <w:rPr>
          <w:rFonts w:cs="Arial"/>
          <w:szCs w:val="20"/>
        </w:rPr>
      </w:r>
      <w:r w:rsidR="00B7165C">
        <w:rPr>
          <w:rFonts w:cs="Arial"/>
          <w:szCs w:val="20"/>
        </w:rPr>
        <w:fldChar w:fldCharType="separate"/>
      </w:r>
      <w:r w:rsidR="00B7165C">
        <w:t xml:space="preserve">Figure </w:t>
      </w:r>
      <w:r w:rsidR="00B7165C">
        <w:rPr>
          <w:noProof/>
        </w:rPr>
        <w:t>5</w:t>
      </w:r>
      <w:r w:rsidR="00B7165C">
        <w:rPr>
          <w:rFonts w:cs="Arial"/>
          <w:szCs w:val="20"/>
        </w:rPr>
        <w:fldChar w:fldCharType="end"/>
      </w:r>
      <w:r w:rsidR="005A0FB9">
        <w:rPr>
          <w:rFonts w:cs="Arial"/>
          <w:szCs w:val="20"/>
        </w:rPr>
        <w:t>.</w:t>
      </w:r>
      <w:r w:rsidR="00B7165C">
        <w:rPr>
          <w:rFonts w:cs="Arial"/>
          <w:szCs w:val="20"/>
        </w:rPr>
        <w:t xml:space="preserve"> </w:t>
      </w:r>
      <w:r w:rsidR="00F22FA7">
        <w:rPr>
          <w:rFonts w:cs="Arial"/>
          <w:szCs w:val="20"/>
        </w:rPr>
        <w:t xml:space="preserve">This further validates the Community of Inquiry 34-question survey instrument. </w:t>
      </w:r>
      <w:r w:rsidR="00AF7A0A">
        <w:rPr>
          <w:rFonts w:cs="Arial"/>
          <w:szCs w:val="20"/>
        </w:rPr>
        <w:t>With this SEM model</w:t>
      </w:r>
      <w:r w:rsidR="00551A2F">
        <w:rPr>
          <w:rFonts w:cs="Arial"/>
          <w:szCs w:val="20"/>
        </w:rPr>
        <w:t xml:space="preserve"> applied to our data</w:t>
      </w:r>
      <w:r w:rsidR="00AF7A0A">
        <w:rPr>
          <w:rFonts w:cs="Arial"/>
          <w:szCs w:val="20"/>
        </w:rPr>
        <w:t xml:space="preserve">, </w:t>
      </w:r>
      <w:r w:rsidR="00705862">
        <w:rPr>
          <w:rFonts w:cs="Arial"/>
          <w:bCs/>
          <w:szCs w:val="20"/>
        </w:rPr>
        <w:t xml:space="preserve">we </w:t>
      </w:r>
      <w:r w:rsidR="003834A7">
        <w:rPr>
          <w:rFonts w:cs="Arial"/>
          <w:bCs/>
          <w:szCs w:val="20"/>
        </w:rPr>
        <w:t xml:space="preserve">found </w:t>
      </w:r>
      <w:r w:rsidR="00705862">
        <w:rPr>
          <w:rFonts w:cs="Arial"/>
          <w:bCs/>
          <w:szCs w:val="20"/>
        </w:rPr>
        <w:t>statistically significant evidence to reject that each pair of latent values covary independently.</w:t>
      </w:r>
      <w:r w:rsidR="00B30255">
        <w:rPr>
          <w:rFonts w:cs="Arial"/>
          <w:bCs/>
          <w:szCs w:val="20"/>
        </w:rPr>
        <w:t xml:space="preserve"> In other words, we found evidence that the three latent values covary with one another.</w:t>
      </w:r>
      <w:r w:rsidR="00705862">
        <w:rPr>
          <w:rFonts w:cs="Arial"/>
          <w:bCs/>
          <w:szCs w:val="20"/>
        </w:rPr>
        <w:t xml:space="preserve"> For </w:t>
      </w:r>
      <w:r w:rsidR="00705862">
        <w:rPr>
          <w:rFonts w:cs="Arial"/>
          <w:bCs/>
          <w:i/>
          <w:iCs/>
          <w:szCs w:val="20"/>
        </w:rPr>
        <w:t xml:space="preserve">teaching </w:t>
      </w:r>
      <w:r w:rsidR="00705862">
        <w:rPr>
          <w:rFonts w:cs="Arial"/>
          <w:bCs/>
          <w:szCs w:val="20"/>
        </w:rPr>
        <w:t xml:space="preserve">and </w:t>
      </w:r>
      <w:r w:rsidR="00705862">
        <w:rPr>
          <w:rFonts w:cs="Arial"/>
          <w:bCs/>
          <w:i/>
          <w:iCs/>
          <w:szCs w:val="20"/>
        </w:rPr>
        <w:t xml:space="preserve">social/cognitive </w:t>
      </w:r>
      <w:r w:rsidR="00705862">
        <w:rPr>
          <w:rFonts w:cs="Arial"/>
          <w:bCs/>
          <w:szCs w:val="20"/>
        </w:rPr>
        <w:t xml:space="preserve">latent values, as </w:t>
      </w:r>
      <w:r w:rsidR="00705862">
        <w:rPr>
          <w:rFonts w:cs="Arial"/>
          <w:bCs/>
          <w:i/>
          <w:iCs/>
          <w:szCs w:val="20"/>
        </w:rPr>
        <w:t xml:space="preserve">teaching </w:t>
      </w:r>
      <w:r w:rsidR="00705862">
        <w:rPr>
          <w:rFonts w:cs="Arial"/>
          <w:bCs/>
          <w:szCs w:val="20"/>
        </w:rPr>
        <w:t xml:space="preserve">presence increases, </w:t>
      </w:r>
      <w:r w:rsidR="00705862">
        <w:rPr>
          <w:rFonts w:cs="Arial"/>
          <w:bCs/>
          <w:i/>
          <w:iCs/>
          <w:szCs w:val="20"/>
        </w:rPr>
        <w:t>social/cognitive</w:t>
      </w:r>
      <w:r w:rsidR="00705862">
        <w:rPr>
          <w:rFonts w:cs="Arial"/>
          <w:bCs/>
          <w:szCs w:val="20"/>
        </w:rPr>
        <w:t xml:space="preserve"> presence decreases. Both covariances are near 0 though, so this would be described as a weak negative covariance. For </w:t>
      </w:r>
      <w:r w:rsidR="00705862">
        <w:rPr>
          <w:rFonts w:cs="Arial"/>
          <w:bCs/>
          <w:i/>
          <w:iCs/>
          <w:szCs w:val="20"/>
        </w:rPr>
        <w:t xml:space="preserve">social </w:t>
      </w:r>
      <w:r w:rsidR="00705862">
        <w:rPr>
          <w:rFonts w:cs="Arial"/>
          <w:bCs/>
          <w:szCs w:val="20"/>
        </w:rPr>
        <w:t xml:space="preserve">and </w:t>
      </w:r>
      <w:r w:rsidR="00705862">
        <w:rPr>
          <w:rFonts w:cs="Arial"/>
          <w:bCs/>
          <w:i/>
          <w:iCs/>
          <w:szCs w:val="20"/>
        </w:rPr>
        <w:t xml:space="preserve">cognitive </w:t>
      </w:r>
      <w:r w:rsidR="00705862">
        <w:rPr>
          <w:rFonts w:cs="Arial"/>
          <w:bCs/>
          <w:szCs w:val="20"/>
        </w:rPr>
        <w:t xml:space="preserve">latent values, we found a moderate positive covariance. </w:t>
      </w:r>
      <w:r w:rsidR="004E44AA">
        <w:rPr>
          <w:rFonts w:cs="Arial"/>
          <w:bCs/>
          <w:szCs w:val="20"/>
        </w:rPr>
        <w:t xml:space="preserve">Evaluative metrics for our Community of Inquiry SEM model suggested a strong fit, with RMSEA=0.08 (target &lt;0.1), CFI=0.92 (target &gt;0.9), GFI=0.88 (target &gt;0.9), and TLI=0.91 (target &gt;0.95). </w:t>
      </w:r>
    </w:p>
    <w:p w14:paraId="73AF1534" w14:textId="77777777" w:rsidR="00EC7EA9" w:rsidRDefault="00EC7EA9" w:rsidP="00FB659D">
      <w:pPr>
        <w:rPr>
          <w:ins w:id="38" w:author="Chamberlain, Darryl" w:date="2025-02-05T17:33:00Z" w16du:dateUtc="2025-02-05T22:33:00Z"/>
          <w:rFonts w:cs="Arial"/>
          <w:bCs/>
          <w:szCs w:val="20"/>
        </w:rPr>
      </w:pPr>
    </w:p>
    <w:p w14:paraId="462E0689" w14:textId="77777777" w:rsidR="00E9446D" w:rsidRDefault="00E9446D">
      <w:pPr>
        <w:ind w:firstLine="720"/>
        <w:rPr>
          <w:ins w:id="39" w:author="Chamberlain, Darryl" w:date="2025-02-05T17:33:00Z" w16du:dateUtc="2025-02-05T22:33:00Z"/>
          <w:rFonts w:cs="Arial"/>
          <w:bCs/>
          <w:szCs w:val="20"/>
        </w:rPr>
        <w:pPrChange w:id="40" w:author="Chamberlain, Darryl" w:date="2025-02-05T17:21:00Z" w16du:dateUtc="2025-02-05T22:21:00Z">
          <w:pPr>
            <w:ind w:firstLine="360"/>
          </w:pPr>
        </w:pPrChange>
      </w:pPr>
    </w:p>
    <w:p w14:paraId="2A8DDCB6" w14:textId="77777777" w:rsidR="004E44AA" w:rsidDel="00FB659D" w:rsidRDefault="004E44AA" w:rsidP="00FB659D">
      <w:pPr>
        <w:rPr>
          <w:del w:id="41" w:author="Chamberlain, Darryl" w:date="2025-02-05T17:30:00Z" w16du:dateUtc="2025-02-05T22:30:00Z"/>
          <w:rFonts w:cs="Arial"/>
          <w:bCs/>
          <w:szCs w:val="20"/>
        </w:rPr>
      </w:pPr>
    </w:p>
    <w:p w14:paraId="53E6AF17" w14:textId="379F360E" w:rsidR="00FB659D" w:rsidRPr="00FB659D" w:rsidRDefault="00FB659D" w:rsidP="00FB659D">
      <w:pPr>
        <w:rPr>
          <w:ins w:id="42" w:author="Chamberlain, Darryl" w:date="2025-02-05T17:30:00Z" w16du:dateUtc="2025-02-05T22:30:00Z"/>
          <w:rFonts w:cs="Arial"/>
          <w:bCs/>
          <w:szCs w:val="20"/>
        </w:rPr>
      </w:pPr>
      <w:ins w:id="43" w:author="Chamberlain, Darryl" w:date="2025-02-05T17:30:00Z" w16du:dateUtc="2025-02-05T22:30:00Z">
        <w:r>
          <w:rPr>
            <w:rFonts w:cs="Arial"/>
            <w:b/>
            <w:szCs w:val="20"/>
          </w:rPr>
          <w:t>Research Question 2</w:t>
        </w:r>
      </w:ins>
      <w:ins w:id="44" w:author="Chamberlain, Darryl" w:date="2025-02-05T17:31:00Z" w16du:dateUtc="2025-02-05T22:31:00Z">
        <w:r>
          <w:rPr>
            <w:rFonts w:cs="Arial"/>
            <w:b/>
            <w:szCs w:val="20"/>
          </w:rPr>
          <w:t xml:space="preserve">: </w:t>
        </w:r>
        <w:r w:rsidRPr="00411792">
          <w:rPr>
            <w:rFonts w:cs="Arial"/>
            <w:i/>
            <w:iCs/>
            <w:szCs w:val="20"/>
            <w:rPrChange w:id="45" w:author="Chamberlain, Darryl" w:date="2025-02-05T18:04:00Z" w16du:dateUtc="2025-02-05T23:04:00Z">
              <w:rPr>
                <w:rFonts w:cs="Arial"/>
                <w:szCs w:val="20"/>
              </w:rPr>
            </w:rPrChange>
          </w:rPr>
          <w:t xml:space="preserve">How does the Cognitive Load framework model various mental efforts </w:t>
        </w:r>
        <w:proofErr w:type="gramStart"/>
        <w:r w:rsidRPr="00411792">
          <w:rPr>
            <w:rFonts w:cs="Arial"/>
            <w:i/>
            <w:iCs/>
            <w:szCs w:val="20"/>
            <w:rPrChange w:id="46" w:author="Chamberlain, Darryl" w:date="2025-02-05T18:04:00Z" w16du:dateUtc="2025-02-05T23:04:00Z">
              <w:rPr>
                <w:rFonts w:cs="Arial"/>
                <w:szCs w:val="20"/>
              </w:rPr>
            </w:rPrChange>
          </w:rPr>
          <w:t>associate</w:t>
        </w:r>
        <w:r w:rsidR="00D6221E" w:rsidRPr="00411792">
          <w:rPr>
            <w:rFonts w:cs="Arial"/>
            <w:i/>
            <w:iCs/>
            <w:szCs w:val="20"/>
            <w:rPrChange w:id="47" w:author="Chamberlain, Darryl" w:date="2025-02-05T18:04:00Z" w16du:dateUtc="2025-02-05T23:04:00Z">
              <w:rPr>
                <w:rFonts w:cs="Arial"/>
                <w:szCs w:val="20"/>
              </w:rPr>
            </w:rPrChange>
          </w:rPr>
          <w:t>d</w:t>
        </w:r>
        <w:proofErr w:type="gramEnd"/>
        <w:r w:rsidRPr="00411792">
          <w:rPr>
            <w:rFonts w:cs="Arial"/>
            <w:i/>
            <w:iCs/>
            <w:szCs w:val="20"/>
            <w:rPrChange w:id="48" w:author="Chamberlain, Darryl" w:date="2025-02-05T18:04:00Z" w16du:dateUtc="2025-02-05T23:04:00Z">
              <w:rPr>
                <w:rFonts w:cs="Arial"/>
                <w:szCs w:val="20"/>
              </w:rPr>
            </w:rPrChange>
          </w:rPr>
          <w:t xml:space="preserve"> with a discussion task?</w:t>
        </w:r>
      </w:ins>
    </w:p>
    <w:p w14:paraId="3F7E61A5" w14:textId="43D76A0D" w:rsidR="00B46878" w:rsidRPr="00273063" w:rsidDel="00FB659D" w:rsidRDefault="00B46878">
      <w:pPr>
        <w:rPr>
          <w:del w:id="49" w:author="Chamberlain, Darryl" w:date="2025-02-05T17:31:00Z" w16du:dateUtc="2025-02-05T22:31:00Z"/>
          <w:rFonts w:cs="Arial"/>
          <w:i/>
          <w:iCs/>
          <w:szCs w:val="20"/>
          <w:rPrChange w:id="50" w:author="Chamberlain, Darryl" w:date="2025-02-05T17:30:00Z" w16du:dateUtc="2025-02-05T22:30:00Z">
            <w:rPr>
              <w:del w:id="51" w:author="Chamberlain, Darryl" w:date="2025-02-05T17:31:00Z" w16du:dateUtc="2025-02-05T22:31:00Z"/>
            </w:rPr>
          </w:rPrChange>
        </w:rPr>
        <w:pPrChange w:id="52" w:author="Chamberlain, Darryl" w:date="2025-02-05T17:30:00Z" w16du:dateUtc="2025-02-05T22:30:00Z">
          <w:pPr>
            <w:pStyle w:val="ListParagraph"/>
            <w:numPr>
              <w:numId w:val="25"/>
            </w:numPr>
            <w:spacing w:line="240" w:lineRule="auto"/>
            <w:ind w:left="360" w:hanging="360"/>
          </w:pPr>
        </w:pPrChange>
      </w:pPr>
      <w:del w:id="53" w:author="Chamberlain, Darryl" w:date="2025-02-05T17:31:00Z" w16du:dateUtc="2025-02-05T22:31:00Z">
        <w:r w:rsidRPr="00273063" w:rsidDel="00FB659D">
          <w:rPr>
            <w:rFonts w:cs="Arial"/>
            <w:szCs w:val="20"/>
          </w:rPr>
          <w:lastRenderedPageBreak/>
          <w:delText>How does the Cognitive Load framework model various mental efforts associated with a discussion task?</w:delText>
        </w:r>
      </w:del>
    </w:p>
    <w:p w14:paraId="768DD98E" w14:textId="7FEDD000" w:rsidR="004831B8" w:rsidRPr="008A0B2E" w:rsidRDefault="00FF1E29">
      <w:pPr>
        <w:ind w:firstLine="720"/>
        <w:rPr>
          <w:rFonts w:cs="Arial"/>
          <w:bCs/>
          <w:szCs w:val="20"/>
        </w:rPr>
        <w:pPrChange w:id="54" w:author="Chamberlain, Darryl" w:date="2025-02-05T17:21:00Z" w16du:dateUtc="2025-02-05T22:21:00Z">
          <w:pPr>
            <w:ind w:firstLine="360"/>
          </w:pPr>
        </w:pPrChange>
      </w:pPr>
      <w:r w:rsidRPr="008A0B2E">
        <w:rPr>
          <w:rFonts w:cs="Arial"/>
          <w:szCs w:val="20"/>
        </w:rPr>
        <w:t xml:space="preserve">The structural equations that mirror the Confirmatory Factor Analysis performed in Faulconer et al (2022) were a fit for our data and an Exploratory Factor Analysis provided a small subset of overloaded measurable variables on the same latent cognitive load factors </w:t>
      </w:r>
      <w:r w:rsidR="00C747A1" w:rsidRPr="008A0B2E">
        <w:rPr>
          <w:rFonts w:cs="Arial"/>
          <w:szCs w:val="20"/>
        </w:rPr>
        <w:t>and</w:t>
      </w:r>
      <w:r w:rsidRPr="008A0B2E">
        <w:rPr>
          <w:rFonts w:cs="Arial"/>
          <w:szCs w:val="20"/>
        </w:rPr>
        <w:t xml:space="preserve"> was provided in </w:t>
      </w:r>
      <w:r w:rsidRPr="008A0B2E">
        <w:rPr>
          <w:rFonts w:cs="Arial"/>
          <w:szCs w:val="20"/>
        </w:rPr>
        <w:fldChar w:fldCharType="begin"/>
      </w:r>
      <w:r w:rsidRPr="008A0B2E">
        <w:rPr>
          <w:rFonts w:cs="Arial"/>
          <w:szCs w:val="20"/>
        </w:rPr>
        <w:instrText xml:space="preserve"> REF _Ref162891076 \h </w:instrText>
      </w:r>
      <w:r w:rsidR="008A0B2E" w:rsidRPr="008A0B2E">
        <w:rPr>
          <w:rFonts w:cs="Arial"/>
          <w:szCs w:val="20"/>
        </w:rPr>
        <w:instrText xml:space="preserve"> \* MERGEFORMAT </w:instrText>
      </w:r>
      <w:r w:rsidRPr="008A0B2E">
        <w:rPr>
          <w:rFonts w:cs="Arial"/>
          <w:szCs w:val="20"/>
        </w:rPr>
      </w:r>
      <w:r w:rsidRPr="008A0B2E">
        <w:rPr>
          <w:rFonts w:cs="Arial"/>
          <w:szCs w:val="20"/>
        </w:rPr>
        <w:fldChar w:fldCharType="separate"/>
      </w:r>
      <w:r w:rsidRPr="008A0B2E">
        <w:rPr>
          <w:rFonts w:cs="Arial"/>
          <w:szCs w:val="20"/>
        </w:rPr>
        <w:t xml:space="preserve">Figure </w:t>
      </w:r>
      <w:r w:rsidRPr="008A0B2E">
        <w:rPr>
          <w:rFonts w:cs="Arial"/>
          <w:noProof/>
          <w:szCs w:val="20"/>
        </w:rPr>
        <w:t>7</w:t>
      </w:r>
      <w:r w:rsidRPr="008A0B2E">
        <w:rPr>
          <w:rFonts w:cs="Arial"/>
          <w:szCs w:val="20"/>
        </w:rPr>
        <w:fldChar w:fldCharType="end"/>
      </w:r>
      <w:r w:rsidRPr="008A0B2E">
        <w:rPr>
          <w:rFonts w:cs="Arial"/>
          <w:szCs w:val="20"/>
        </w:rPr>
        <w:t>.</w:t>
      </w:r>
      <w:r w:rsidR="00F22FA7" w:rsidRPr="008A0B2E">
        <w:rPr>
          <w:rFonts w:cs="Arial"/>
          <w:szCs w:val="20"/>
        </w:rPr>
        <w:t xml:space="preserve"> </w:t>
      </w:r>
      <w:r w:rsidR="001045F2" w:rsidRPr="008A0B2E">
        <w:rPr>
          <w:rFonts w:cs="Arial"/>
          <w:szCs w:val="20"/>
        </w:rPr>
        <w:t xml:space="preserve">This further validates the 20-question NASA-TLX instrument. </w:t>
      </w:r>
      <w:r w:rsidR="003B52A6" w:rsidRPr="008A0B2E">
        <w:rPr>
          <w:rFonts w:cs="Arial"/>
          <w:szCs w:val="20"/>
        </w:rPr>
        <w:t xml:space="preserve">With this SEM model applied to our data, </w:t>
      </w:r>
      <w:r w:rsidR="00D611E6" w:rsidRPr="008A0B2E">
        <w:rPr>
          <w:rFonts w:cs="Arial"/>
          <w:szCs w:val="20"/>
        </w:rPr>
        <w:t xml:space="preserve">we found statistically significant evidence to reject that six of the potential 10 pairs of latent cognitive load factors </w:t>
      </w:r>
      <w:r w:rsidR="00D95CF1" w:rsidRPr="008A0B2E">
        <w:rPr>
          <w:rFonts w:cs="Arial"/>
          <w:szCs w:val="20"/>
        </w:rPr>
        <w:t xml:space="preserve">vary independently as presented in </w:t>
      </w:r>
      <w:r w:rsidR="00D95CF1" w:rsidRPr="008A0B2E">
        <w:rPr>
          <w:rFonts w:cs="Arial"/>
          <w:szCs w:val="20"/>
        </w:rPr>
        <w:fldChar w:fldCharType="begin"/>
      </w:r>
      <w:r w:rsidR="00D95CF1" w:rsidRPr="008A0B2E">
        <w:rPr>
          <w:rFonts w:cs="Arial"/>
          <w:szCs w:val="20"/>
        </w:rPr>
        <w:instrText xml:space="preserve"> REF _Ref164078887 \h </w:instrText>
      </w:r>
      <w:r w:rsidR="008A0B2E" w:rsidRPr="008A0B2E">
        <w:rPr>
          <w:rFonts w:cs="Arial"/>
          <w:szCs w:val="20"/>
        </w:rPr>
        <w:instrText xml:space="preserve"> \* MERGEFORMAT </w:instrText>
      </w:r>
      <w:r w:rsidR="00D95CF1" w:rsidRPr="008A0B2E">
        <w:rPr>
          <w:rFonts w:cs="Arial"/>
          <w:szCs w:val="20"/>
        </w:rPr>
      </w:r>
      <w:r w:rsidR="00D95CF1" w:rsidRPr="008A0B2E">
        <w:rPr>
          <w:rFonts w:cs="Arial"/>
          <w:szCs w:val="20"/>
        </w:rPr>
        <w:fldChar w:fldCharType="separate"/>
      </w:r>
      <w:r w:rsidR="00D95CF1" w:rsidRPr="008A0B2E">
        <w:rPr>
          <w:rFonts w:cs="Arial"/>
          <w:szCs w:val="20"/>
        </w:rPr>
        <w:t xml:space="preserve">Table </w:t>
      </w:r>
      <w:r w:rsidR="00D95CF1" w:rsidRPr="008A0B2E">
        <w:rPr>
          <w:rFonts w:cs="Arial"/>
          <w:noProof/>
          <w:szCs w:val="20"/>
        </w:rPr>
        <w:t>4</w:t>
      </w:r>
      <w:r w:rsidR="00D95CF1" w:rsidRPr="008A0B2E">
        <w:rPr>
          <w:rFonts w:cs="Arial"/>
          <w:szCs w:val="20"/>
        </w:rPr>
        <w:fldChar w:fldCharType="end"/>
      </w:r>
      <w:r w:rsidR="00D95CF1" w:rsidRPr="008A0B2E">
        <w:rPr>
          <w:rFonts w:cs="Arial"/>
          <w:szCs w:val="20"/>
        </w:rPr>
        <w:t xml:space="preserve"> and visualized in </w:t>
      </w:r>
      <w:r w:rsidR="008B0B96" w:rsidRPr="008A0B2E">
        <w:rPr>
          <w:rFonts w:cs="Arial"/>
          <w:szCs w:val="20"/>
        </w:rPr>
        <w:fldChar w:fldCharType="begin"/>
      </w:r>
      <w:r w:rsidR="008B0B96" w:rsidRPr="008A0B2E">
        <w:rPr>
          <w:rFonts w:cs="Arial"/>
          <w:szCs w:val="20"/>
        </w:rPr>
        <w:instrText xml:space="preserve"> REF _Ref164079152 \h </w:instrText>
      </w:r>
      <w:r w:rsidR="008A0B2E" w:rsidRPr="008A0B2E">
        <w:rPr>
          <w:rFonts w:cs="Arial"/>
          <w:szCs w:val="20"/>
        </w:rPr>
        <w:instrText xml:space="preserve"> \* MERGEFORMAT </w:instrText>
      </w:r>
      <w:r w:rsidR="008B0B96" w:rsidRPr="008A0B2E">
        <w:rPr>
          <w:rFonts w:cs="Arial"/>
          <w:szCs w:val="20"/>
        </w:rPr>
      </w:r>
      <w:r w:rsidR="008B0B96" w:rsidRPr="008A0B2E">
        <w:rPr>
          <w:rFonts w:cs="Arial"/>
          <w:szCs w:val="20"/>
        </w:rPr>
        <w:fldChar w:fldCharType="separate"/>
      </w:r>
      <w:r w:rsidR="008B0B96" w:rsidRPr="008A0B2E">
        <w:rPr>
          <w:rFonts w:cs="Arial"/>
          <w:szCs w:val="20"/>
        </w:rPr>
        <w:t xml:space="preserve">Figure </w:t>
      </w:r>
      <w:r w:rsidR="008B0B96" w:rsidRPr="008A0B2E">
        <w:rPr>
          <w:rFonts w:cs="Arial"/>
          <w:noProof/>
          <w:szCs w:val="20"/>
        </w:rPr>
        <w:t>8</w:t>
      </w:r>
      <w:r w:rsidR="008B0B96" w:rsidRPr="008A0B2E">
        <w:rPr>
          <w:rFonts w:cs="Arial"/>
          <w:szCs w:val="20"/>
        </w:rPr>
        <w:fldChar w:fldCharType="end"/>
      </w:r>
      <w:r w:rsidR="00D95CF1" w:rsidRPr="008A0B2E">
        <w:rPr>
          <w:rFonts w:cs="Arial"/>
          <w:szCs w:val="20"/>
        </w:rPr>
        <w:t>.</w:t>
      </w:r>
      <w:r w:rsidR="00085558" w:rsidRPr="008A0B2E">
        <w:rPr>
          <w:rFonts w:cs="Arial"/>
          <w:szCs w:val="20"/>
        </w:rPr>
        <w:t xml:space="preserve"> Evaluative metrics for our Cognitive Load SEM model suggested a fit, with </w:t>
      </w:r>
      <w:r w:rsidR="004831B8" w:rsidRPr="008A0B2E">
        <w:rPr>
          <w:rFonts w:cs="Arial"/>
          <w:bCs/>
          <w:szCs w:val="20"/>
        </w:rPr>
        <w:t>RMSEA=0.13 (target &lt;0.1), CFI=0.87 (target &gt;0.9), GFI=0.84 (target &gt;0.9), TLI=0.84 (target &gt;0.95)</w:t>
      </w:r>
      <w:r w:rsidR="00367376" w:rsidRPr="008A0B2E">
        <w:rPr>
          <w:rFonts w:cs="Arial"/>
          <w:bCs/>
          <w:szCs w:val="20"/>
        </w:rPr>
        <w:t xml:space="preserve">. </w:t>
      </w:r>
    </w:p>
    <w:p w14:paraId="4736C9EE" w14:textId="77777777" w:rsidR="003B52A6" w:rsidRDefault="003B52A6" w:rsidP="00FF1E29">
      <w:pPr>
        <w:rPr>
          <w:ins w:id="55" w:author="Chamberlain, Darryl" w:date="2025-02-05T17:31:00Z" w16du:dateUtc="2025-02-05T22:31:00Z"/>
          <w:rFonts w:cs="Arial"/>
          <w:szCs w:val="20"/>
        </w:rPr>
      </w:pPr>
    </w:p>
    <w:p w14:paraId="441234B9" w14:textId="2FC28F7B" w:rsidR="00D6221E" w:rsidRPr="00D6221E" w:rsidDel="00802AC2" w:rsidRDefault="00D6221E" w:rsidP="00FF1E29">
      <w:pPr>
        <w:rPr>
          <w:del w:id="56" w:author="Chamberlain, Darryl" w:date="2025-02-05T17:34:00Z" w16du:dateUtc="2025-02-05T22:34:00Z"/>
          <w:rFonts w:cs="Arial"/>
          <w:szCs w:val="20"/>
        </w:rPr>
      </w:pPr>
      <w:ins w:id="57" w:author="Chamberlain, Darryl" w:date="2025-02-05T17:31:00Z" w16du:dateUtc="2025-02-05T22:31:00Z">
        <w:r>
          <w:rPr>
            <w:rFonts w:cs="Arial"/>
            <w:b/>
            <w:bCs/>
            <w:szCs w:val="20"/>
          </w:rPr>
          <w:t xml:space="preserve">Research Question 3: </w:t>
        </w:r>
        <w:r w:rsidRPr="0071795B">
          <w:rPr>
            <w:rFonts w:cs="Arial"/>
            <w:i/>
            <w:iCs/>
            <w:szCs w:val="20"/>
          </w:rPr>
          <w:t xml:space="preserve">How </w:t>
        </w:r>
        <w:proofErr w:type="gramStart"/>
        <w:r w:rsidRPr="0071795B">
          <w:rPr>
            <w:rFonts w:cs="Arial"/>
            <w:i/>
            <w:iCs/>
            <w:szCs w:val="20"/>
          </w:rPr>
          <w:t>do</w:t>
        </w:r>
        <w:proofErr w:type="gramEnd"/>
        <w:r w:rsidRPr="0071795B">
          <w:rPr>
            <w:rFonts w:cs="Arial"/>
            <w:i/>
            <w:iCs/>
            <w:szCs w:val="20"/>
          </w:rPr>
          <w:t xml:space="preserve"> Community of Inquiry, Cognitive Load, and Grades relate with one another in our data?</w:t>
        </w:r>
      </w:ins>
    </w:p>
    <w:p w14:paraId="744812C9" w14:textId="4EB548F9" w:rsidR="00B46878" w:rsidRPr="00802AC2" w:rsidRDefault="00B46878">
      <w:pPr>
        <w:rPr>
          <w:rFonts w:cs="Arial"/>
          <w:i/>
          <w:iCs/>
          <w:szCs w:val="20"/>
          <w:rPrChange w:id="58" w:author="Chamberlain, Darryl" w:date="2025-02-05T17:34:00Z" w16du:dateUtc="2025-02-05T22:34:00Z">
            <w:rPr/>
          </w:rPrChange>
        </w:rPr>
        <w:pPrChange w:id="59" w:author="Chamberlain, Darryl" w:date="2025-02-05T17:34:00Z" w16du:dateUtc="2025-02-05T22:34:00Z">
          <w:pPr>
            <w:pStyle w:val="ListParagraph"/>
            <w:numPr>
              <w:numId w:val="25"/>
            </w:numPr>
            <w:spacing w:line="240" w:lineRule="auto"/>
            <w:ind w:left="360" w:hanging="360"/>
          </w:pPr>
        </w:pPrChange>
      </w:pPr>
      <w:del w:id="60" w:author="Chamberlain, Darryl" w:date="2025-02-05T17:31:00Z" w16du:dateUtc="2025-02-05T22:31:00Z">
        <w:r w:rsidRPr="00802AC2" w:rsidDel="00D6221E">
          <w:rPr>
            <w:rFonts w:cs="Arial"/>
            <w:i/>
            <w:iCs/>
            <w:szCs w:val="20"/>
            <w:rPrChange w:id="61" w:author="Chamberlain, Darryl" w:date="2025-02-05T17:34:00Z" w16du:dateUtc="2025-02-05T22:34:00Z">
              <w:rPr/>
            </w:rPrChange>
          </w:rPr>
          <w:delText>How do Community of Inquiry, Cognitive Load, and Grades relate with one another in our data?</w:delText>
        </w:r>
      </w:del>
    </w:p>
    <w:p w14:paraId="76A7192F" w14:textId="4AF8E2B4" w:rsidR="00B72A67" w:rsidRPr="008A0B2E" w:rsidDel="001A36AE" w:rsidRDefault="00F6100E">
      <w:pPr>
        <w:ind w:firstLine="720"/>
        <w:rPr>
          <w:del w:id="62" w:author="Chamberlain, Darryl" w:date="2025-02-05T17:32:00Z" w16du:dateUtc="2025-02-05T22:32:00Z"/>
          <w:rFonts w:cs="Arial"/>
          <w:bCs/>
          <w:szCs w:val="20"/>
        </w:rPr>
        <w:pPrChange w:id="63" w:author="Chamberlain, Darryl" w:date="2025-02-05T17:34:00Z" w16du:dateUtc="2025-02-05T22:34:00Z">
          <w:pPr>
            <w:ind w:firstLine="360"/>
          </w:pPr>
        </w:pPrChange>
      </w:pPr>
      <w:r w:rsidRPr="008A0B2E">
        <w:rPr>
          <w:rFonts w:cs="Arial"/>
          <w:szCs w:val="20"/>
        </w:rPr>
        <w:t xml:space="preserve">After performing an Exploratory Factor Analysis on demographics collected as well as discussion and final course grades, an SEM model for the </w:t>
      </w:r>
      <w:r w:rsidRPr="008A0B2E">
        <w:rPr>
          <w:rFonts w:cs="Arial"/>
          <w:i/>
          <w:iCs/>
          <w:szCs w:val="20"/>
        </w:rPr>
        <w:t>grade</w:t>
      </w:r>
      <w:r w:rsidRPr="008A0B2E">
        <w:rPr>
          <w:rFonts w:cs="Arial"/>
          <w:szCs w:val="20"/>
        </w:rPr>
        <w:t xml:space="preserve"> latent factor was developed that only included final course grade, discussion average grade, GPA category, and ethnicity as presented in </w:t>
      </w:r>
      <w:r w:rsidRPr="008A0B2E">
        <w:rPr>
          <w:rFonts w:cs="Arial"/>
          <w:szCs w:val="20"/>
        </w:rPr>
        <w:fldChar w:fldCharType="begin"/>
      </w:r>
      <w:r w:rsidRPr="008A0B2E">
        <w:rPr>
          <w:rFonts w:cs="Arial"/>
          <w:szCs w:val="20"/>
        </w:rPr>
        <w:instrText xml:space="preserve"> REF _Ref163047682 \h </w:instrText>
      </w:r>
      <w:r w:rsidR="008A0B2E" w:rsidRPr="008A0B2E">
        <w:rPr>
          <w:rFonts w:cs="Arial"/>
          <w:szCs w:val="20"/>
        </w:rPr>
        <w:instrText xml:space="preserve"> \* MERGEFORMAT </w:instrText>
      </w:r>
      <w:r w:rsidRPr="008A0B2E">
        <w:rPr>
          <w:rFonts w:cs="Arial"/>
          <w:szCs w:val="20"/>
        </w:rPr>
      </w:r>
      <w:r w:rsidRPr="008A0B2E">
        <w:rPr>
          <w:rFonts w:cs="Arial"/>
          <w:szCs w:val="20"/>
        </w:rPr>
        <w:fldChar w:fldCharType="separate"/>
      </w:r>
      <w:r w:rsidR="008903CB" w:rsidRPr="008A0B2E">
        <w:rPr>
          <w:rFonts w:cs="Arial"/>
          <w:szCs w:val="20"/>
        </w:rPr>
        <w:t xml:space="preserve">Figure </w:t>
      </w:r>
      <w:r w:rsidR="008903CB" w:rsidRPr="008A0B2E">
        <w:rPr>
          <w:rFonts w:cs="Arial"/>
          <w:noProof/>
          <w:szCs w:val="20"/>
        </w:rPr>
        <w:t>9</w:t>
      </w:r>
      <w:r w:rsidRPr="008A0B2E">
        <w:rPr>
          <w:rFonts w:cs="Arial"/>
          <w:szCs w:val="20"/>
        </w:rPr>
        <w:fldChar w:fldCharType="end"/>
      </w:r>
      <w:r w:rsidRPr="008A0B2E">
        <w:rPr>
          <w:rFonts w:cs="Arial"/>
          <w:szCs w:val="20"/>
        </w:rPr>
        <w:t xml:space="preserve">. </w:t>
      </w:r>
      <w:r w:rsidR="00656E49" w:rsidRPr="008A0B2E">
        <w:rPr>
          <w:rFonts w:cs="Arial"/>
          <w:szCs w:val="20"/>
        </w:rPr>
        <w:t xml:space="preserve">Evaluative metrics for our Grades SEM model suggested a strong fit, with </w:t>
      </w:r>
      <w:r w:rsidR="00B72A67" w:rsidRPr="008A0B2E">
        <w:rPr>
          <w:rFonts w:cs="Arial"/>
          <w:bCs/>
          <w:szCs w:val="20"/>
        </w:rPr>
        <w:t>RMSEA=0.07 (target &lt;0.1), CFI=0.98 (target &gt;0.9), GFI=0.97 (target &gt;0.9), TLI=0.95 (target &gt;0.95).</w:t>
      </w:r>
    </w:p>
    <w:p w14:paraId="42F30E93" w14:textId="4A91E300" w:rsidR="00B72A67" w:rsidRDefault="00B72A67">
      <w:pPr>
        <w:ind w:firstLine="720"/>
        <w:rPr>
          <w:rFonts w:cs="Arial"/>
          <w:bCs/>
          <w:szCs w:val="20"/>
        </w:rPr>
        <w:pPrChange w:id="64" w:author="Chamberlain, Darryl" w:date="2025-02-05T17:34:00Z" w16du:dateUtc="2025-02-05T22:34:00Z">
          <w:pPr/>
        </w:pPrChange>
      </w:pPr>
    </w:p>
    <w:p w14:paraId="56B264FD" w14:textId="4D6417CC" w:rsidR="001A5880" w:rsidRPr="001A5880" w:rsidRDefault="00B72A67">
      <w:pPr>
        <w:ind w:firstLine="720"/>
        <w:rPr>
          <w:rFonts w:cs="Arial"/>
          <w:bCs/>
          <w:color w:val="000000" w:themeColor="text1"/>
          <w:szCs w:val="20"/>
        </w:rPr>
        <w:pPrChange w:id="65" w:author="Chamberlain, Darryl" w:date="2025-02-05T17:37:00Z" w16du:dateUtc="2025-02-05T22:37:00Z">
          <w:pPr>
            <w:ind w:firstLine="360"/>
          </w:pPr>
        </w:pPrChange>
      </w:pPr>
      <w:r w:rsidRPr="00F37EAA">
        <w:rPr>
          <w:rFonts w:cs="Arial"/>
          <w:bCs/>
          <w:color w:val="000000" w:themeColor="text1"/>
          <w:szCs w:val="20"/>
        </w:rPr>
        <w:t xml:space="preserve">Our final SEM model </w:t>
      </w:r>
      <w:r w:rsidR="0074333C" w:rsidRPr="00F37EAA">
        <w:rPr>
          <w:rFonts w:cs="Arial"/>
          <w:bCs/>
          <w:color w:val="000000" w:themeColor="text1"/>
          <w:szCs w:val="20"/>
        </w:rPr>
        <w:t xml:space="preserve">for Community of Inquiry, Cognitive Load, and Grades combined the best SEM models for each construct separately. </w:t>
      </w:r>
      <w:r w:rsidR="0025260C" w:rsidRPr="00F37EAA">
        <w:rPr>
          <w:rFonts w:cs="Arial"/>
          <w:bCs/>
          <w:color w:val="000000" w:themeColor="text1"/>
          <w:szCs w:val="20"/>
        </w:rPr>
        <w:t xml:space="preserve">We found statistically significant evidence that total Community of Inquiry presence, Cognitive Load, and grades showed mild covariance with one another. </w:t>
      </w:r>
      <w:r w:rsidR="00045561" w:rsidRPr="00F37EAA">
        <w:rPr>
          <w:rFonts w:cs="Arial"/>
          <w:bCs/>
          <w:color w:val="000000" w:themeColor="text1"/>
          <w:szCs w:val="20"/>
        </w:rPr>
        <w:t>When we investigated Community of Inquiry teaching, social, and cognitive presences, we found that teaching presence</w:t>
      </w:r>
      <w:r w:rsidR="004F41CC" w:rsidRPr="00F37EAA">
        <w:rPr>
          <w:rFonts w:cs="Arial"/>
          <w:bCs/>
          <w:color w:val="000000" w:themeColor="text1"/>
          <w:szCs w:val="20"/>
        </w:rPr>
        <w:t xml:space="preserve"> did not provide evidence of covarying with total presence nor with grades and only showed </w:t>
      </w:r>
      <w:r w:rsidR="00E7568D" w:rsidRPr="00F37EAA">
        <w:rPr>
          <w:rFonts w:cs="Arial"/>
          <w:bCs/>
          <w:color w:val="000000" w:themeColor="text1"/>
          <w:szCs w:val="20"/>
        </w:rPr>
        <w:t>low negative covariance with cognitive load</w:t>
      </w:r>
      <w:r w:rsidR="00FA157D" w:rsidRPr="00F37EAA">
        <w:rPr>
          <w:rFonts w:cs="Arial"/>
          <w:bCs/>
          <w:color w:val="000000" w:themeColor="text1"/>
          <w:szCs w:val="20"/>
        </w:rPr>
        <w:t xml:space="preserve"> which does not match results from the literature (</w:t>
      </w:r>
      <w:r w:rsidR="00FA157D" w:rsidRPr="00F37EAA">
        <w:rPr>
          <w:rFonts w:cs="Arial"/>
          <w:color w:val="000000" w:themeColor="text1"/>
          <w:szCs w:val="20"/>
        </w:rPr>
        <w:t>Ice et al., 2011; Lee, 2014; Silva, 2018; Zhu, 2018</w:t>
      </w:r>
      <w:r w:rsidR="00FA157D" w:rsidRPr="00F37EAA">
        <w:rPr>
          <w:rFonts w:cs="Arial"/>
          <w:bCs/>
          <w:color w:val="000000" w:themeColor="text1"/>
          <w:szCs w:val="20"/>
        </w:rPr>
        <w:t>)</w:t>
      </w:r>
      <w:r w:rsidR="00E7568D" w:rsidRPr="00F37EAA">
        <w:rPr>
          <w:rFonts w:cs="Arial"/>
          <w:bCs/>
          <w:color w:val="000000" w:themeColor="text1"/>
          <w:szCs w:val="20"/>
        </w:rPr>
        <w:t xml:space="preserve">. </w:t>
      </w:r>
      <w:r w:rsidR="00C97B61" w:rsidRPr="00F37EAA">
        <w:rPr>
          <w:rFonts w:cs="Arial"/>
          <w:bCs/>
          <w:color w:val="000000" w:themeColor="text1"/>
          <w:szCs w:val="20"/>
        </w:rPr>
        <w:t xml:space="preserve">One potential explanation is that </w:t>
      </w:r>
      <w:r w:rsidR="00360BA8" w:rsidRPr="00F37EAA">
        <w:rPr>
          <w:rFonts w:cs="Arial"/>
          <w:bCs/>
          <w:color w:val="000000" w:themeColor="text1"/>
          <w:szCs w:val="20"/>
        </w:rPr>
        <w:t>while the entire teaching presence does not covary with cognitive load, intermediate latent teaching factors may</w:t>
      </w:r>
      <w:r w:rsidR="00B038AB" w:rsidRPr="00F37EAA">
        <w:rPr>
          <w:rFonts w:cs="Arial"/>
          <w:bCs/>
          <w:color w:val="000000" w:themeColor="text1"/>
          <w:szCs w:val="20"/>
        </w:rPr>
        <w:t xml:space="preserve">, </w:t>
      </w:r>
      <w:r w:rsidR="00360BA8" w:rsidRPr="00F37EAA">
        <w:rPr>
          <w:rFonts w:cs="Arial"/>
          <w:bCs/>
          <w:color w:val="000000" w:themeColor="text1"/>
          <w:szCs w:val="20"/>
        </w:rPr>
        <w:t>such as instructor</w:t>
      </w:r>
      <w:r w:rsidR="00B038AB" w:rsidRPr="00F37EAA">
        <w:rPr>
          <w:rFonts w:cs="Arial"/>
          <w:bCs/>
          <w:color w:val="000000" w:themeColor="text1"/>
          <w:szCs w:val="20"/>
        </w:rPr>
        <w:t>’s social presence (</w:t>
      </w:r>
      <w:r w:rsidR="00D1489D" w:rsidRPr="00F37EAA">
        <w:rPr>
          <w:rFonts w:cs="Arial"/>
          <w:bCs/>
          <w:color w:val="000000" w:themeColor="text1"/>
          <w:szCs w:val="20"/>
        </w:rPr>
        <w:t>Ratan et al., 2022</w:t>
      </w:r>
      <w:r w:rsidR="00B038AB" w:rsidRPr="00F37EAA">
        <w:rPr>
          <w:rFonts w:cs="Arial"/>
          <w:bCs/>
          <w:color w:val="000000" w:themeColor="text1"/>
          <w:szCs w:val="20"/>
        </w:rPr>
        <w:t xml:space="preserve">). </w:t>
      </w:r>
      <w:r w:rsidR="00E7568D" w:rsidRPr="00F37EAA">
        <w:rPr>
          <w:rFonts w:cs="Arial"/>
          <w:bCs/>
          <w:color w:val="000000" w:themeColor="text1"/>
          <w:szCs w:val="20"/>
        </w:rPr>
        <w:t>As expected</w:t>
      </w:r>
      <w:r w:rsidR="00ED590B" w:rsidRPr="00F37EAA">
        <w:rPr>
          <w:rFonts w:cs="Arial"/>
          <w:bCs/>
          <w:color w:val="000000" w:themeColor="text1"/>
          <w:szCs w:val="20"/>
        </w:rPr>
        <w:t xml:space="preserve"> from the literature (Jo et al., </w:t>
      </w:r>
      <w:r w:rsidR="00882A3B" w:rsidRPr="00F37EAA">
        <w:rPr>
          <w:rFonts w:cs="Arial"/>
          <w:bCs/>
          <w:color w:val="000000" w:themeColor="text1"/>
          <w:szCs w:val="20"/>
        </w:rPr>
        <w:t>2017</w:t>
      </w:r>
      <w:r w:rsidR="0094422B">
        <w:rPr>
          <w:rFonts w:cs="Arial"/>
          <w:bCs/>
          <w:color w:val="000000" w:themeColor="text1"/>
          <w:szCs w:val="20"/>
        </w:rPr>
        <w:t xml:space="preserve">; </w:t>
      </w:r>
      <w:r w:rsidR="0094422B" w:rsidRPr="002C3135">
        <w:rPr>
          <w:rFonts w:cs="Arial"/>
          <w:szCs w:val="20"/>
          <w:shd w:val="clear" w:color="auto" w:fill="E6E6E6"/>
        </w:rPr>
        <w:fldChar w:fldCharType="begin"/>
      </w:r>
      <w:r w:rsidR="0094422B">
        <w:rPr>
          <w:rFonts w:cs="Arial"/>
          <w:szCs w:val="20"/>
        </w:rPr>
        <w:instrText xml:space="preserve"> ADDIN ZOTERO_ITEM CSL_CITATION {"citationID":"CTcaemoB","properties":{"formattedCitation":"(Stachel et al., 2013)","plainCitation":"(Stachel et al., 2013)","noteIndex":0},"citationItems":[{"id":40,"uris":["http://zotero.org/users/8793764/items/KNI4P3YI"],"itemData":{"id":40,"type":"article-journal","container-title":"Journal of Integrated Design and Process Science","DOI":"10.3233/jid-2013-0004","issue":"1","page":"37-54","title":"Managing cognitive load in introductory programming courses: a cognitive aware scaffolding tool","volume":"17","author":[{"family":"Stachel","given":"J."},{"family":"Marghitu","given":"D."},{"family":"Brahim","given":"T. B."},{"family":"Sims","given":"R."},{"family":"Reynolds","given":"L."},{"family":"Czelusniak","given":"V."}],"issued":{"date-parts":[["2013"]]}}}],"schema":"https://github.com/citation-style-language/schema/raw/master/csl-citation.json"} </w:instrText>
      </w:r>
      <w:r w:rsidR="0094422B" w:rsidRPr="002C3135">
        <w:rPr>
          <w:rFonts w:cs="Arial"/>
          <w:szCs w:val="20"/>
          <w:shd w:val="clear" w:color="auto" w:fill="E6E6E6"/>
        </w:rPr>
        <w:fldChar w:fldCharType="separate"/>
      </w:r>
      <w:r w:rsidR="0094422B" w:rsidRPr="002C3135">
        <w:rPr>
          <w:rFonts w:cs="Arial"/>
          <w:szCs w:val="20"/>
        </w:rPr>
        <w:t>Stachel et al., 2013)</w:t>
      </w:r>
      <w:r w:rsidR="0094422B" w:rsidRPr="002C3135">
        <w:rPr>
          <w:rFonts w:cs="Arial"/>
          <w:szCs w:val="20"/>
          <w:shd w:val="clear" w:color="auto" w:fill="E6E6E6"/>
        </w:rPr>
        <w:fldChar w:fldCharType="end"/>
      </w:r>
      <w:r w:rsidR="00E7568D" w:rsidRPr="00F37EAA">
        <w:rPr>
          <w:rFonts w:cs="Arial"/>
          <w:bCs/>
          <w:color w:val="000000" w:themeColor="text1"/>
          <w:szCs w:val="20"/>
        </w:rPr>
        <w:t xml:space="preserve">, cognitive presence showed a mild negative covariance with cognitive load </w:t>
      </w:r>
      <w:r w:rsidR="00F734E9" w:rsidRPr="00F37EAA">
        <w:rPr>
          <w:rFonts w:cs="Arial"/>
          <w:bCs/>
          <w:color w:val="000000" w:themeColor="text1"/>
          <w:szCs w:val="20"/>
        </w:rPr>
        <w:t>and mild positive covariance with grades. However, social presence showed a mild positive covariance with cognitive load and mild negative covariance with grades</w:t>
      </w:r>
      <w:r w:rsidR="00032957" w:rsidRPr="00F37EAA">
        <w:rPr>
          <w:rFonts w:cs="Arial"/>
          <w:bCs/>
          <w:color w:val="000000" w:themeColor="text1"/>
          <w:szCs w:val="20"/>
        </w:rPr>
        <w:t>, again not matching results from the literature (</w:t>
      </w:r>
      <w:r w:rsidR="00032957" w:rsidRPr="00F37EAA">
        <w:rPr>
          <w:rFonts w:cs="Arial"/>
          <w:color w:val="000000" w:themeColor="text1"/>
          <w:szCs w:val="20"/>
        </w:rPr>
        <w:t>Hostetter, 2013</w:t>
      </w:r>
      <w:r w:rsidR="00032957" w:rsidRPr="00F37EAA">
        <w:rPr>
          <w:rFonts w:cs="Arial"/>
          <w:bCs/>
          <w:color w:val="000000" w:themeColor="text1"/>
          <w:szCs w:val="20"/>
        </w:rPr>
        <w:t>)</w:t>
      </w:r>
      <w:r w:rsidR="00F734E9" w:rsidRPr="00F37EAA">
        <w:rPr>
          <w:rFonts w:cs="Arial"/>
          <w:bCs/>
          <w:color w:val="000000" w:themeColor="text1"/>
          <w:szCs w:val="20"/>
        </w:rPr>
        <w:t xml:space="preserve">, which will require further exploration to </w:t>
      </w:r>
      <w:r w:rsidR="006A27CA" w:rsidRPr="00F37EAA">
        <w:rPr>
          <w:rFonts w:cs="Arial"/>
          <w:bCs/>
          <w:color w:val="000000" w:themeColor="text1"/>
          <w:szCs w:val="20"/>
        </w:rPr>
        <w:t xml:space="preserve">definitively </w:t>
      </w:r>
      <w:r w:rsidR="00F734E9" w:rsidRPr="00F37EAA">
        <w:rPr>
          <w:rFonts w:cs="Arial"/>
          <w:bCs/>
          <w:color w:val="000000" w:themeColor="text1"/>
          <w:szCs w:val="20"/>
        </w:rPr>
        <w:t>explain.</w:t>
      </w:r>
      <w:r w:rsidR="007B7F4D" w:rsidRPr="00F37EAA">
        <w:rPr>
          <w:rFonts w:cs="Arial"/>
          <w:bCs/>
          <w:color w:val="000000" w:themeColor="text1"/>
          <w:szCs w:val="20"/>
        </w:rPr>
        <w:t xml:space="preserve"> One potential explanation </w:t>
      </w:r>
      <w:r w:rsidR="00EF7DBF" w:rsidRPr="00F37EAA">
        <w:rPr>
          <w:rFonts w:cs="Arial"/>
          <w:bCs/>
          <w:color w:val="000000" w:themeColor="text1"/>
          <w:szCs w:val="20"/>
        </w:rPr>
        <w:t xml:space="preserve">for the mild negative covariance between grades and social presence may </w:t>
      </w:r>
      <w:r w:rsidR="00CE07C3" w:rsidRPr="00F37EAA">
        <w:rPr>
          <w:rFonts w:cs="Arial"/>
          <w:bCs/>
          <w:color w:val="000000" w:themeColor="text1"/>
          <w:szCs w:val="20"/>
        </w:rPr>
        <w:t xml:space="preserve">involve instructors not valuing </w:t>
      </w:r>
      <w:r w:rsidR="002573AE" w:rsidRPr="00F37EAA">
        <w:rPr>
          <w:rFonts w:cs="Arial"/>
          <w:bCs/>
          <w:color w:val="000000" w:themeColor="text1"/>
          <w:szCs w:val="20"/>
        </w:rPr>
        <w:t>or including social moves with a grade.</w:t>
      </w:r>
      <w:r w:rsidR="008903CB" w:rsidRPr="00F37EAA">
        <w:rPr>
          <w:rFonts w:cs="Arial"/>
          <w:bCs/>
          <w:color w:val="000000" w:themeColor="text1"/>
          <w:szCs w:val="20"/>
        </w:rPr>
        <w:t xml:space="preserve"> Evaluative metrics for our </w:t>
      </w:r>
      <w:r w:rsidR="0072744B" w:rsidRPr="00F37EAA">
        <w:rPr>
          <w:rFonts w:cs="Arial"/>
          <w:bCs/>
          <w:color w:val="000000" w:themeColor="text1"/>
          <w:szCs w:val="20"/>
        </w:rPr>
        <w:t xml:space="preserve">integrated SEM model suggested a strong fit, with </w:t>
      </w:r>
      <w:r w:rsidR="005207CA" w:rsidRPr="00F37EAA">
        <w:rPr>
          <w:rFonts w:cs="Arial"/>
          <w:bCs/>
          <w:color w:val="000000" w:themeColor="text1"/>
          <w:szCs w:val="20"/>
        </w:rPr>
        <w:t>RMSEA=0.07 (target &lt;0.1)</w:t>
      </w:r>
      <w:r w:rsidR="0072744B" w:rsidRPr="00F37EAA">
        <w:rPr>
          <w:rFonts w:cs="Arial"/>
          <w:bCs/>
          <w:color w:val="000000" w:themeColor="text1"/>
          <w:szCs w:val="20"/>
        </w:rPr>
        <w:t xml:space="preserve">, </w:t>
      </w:r>
      <w:r w:rsidR="005207CA" w:rsidRPr="00F37EAA">
        <w:rPr>
          <w:rFonts w:cs="Arial"/>
          <w:bCs/>
          <w:color w:val="000000" w:themeColor="text1"/>
          <w:szCs w:val="20"/>
        </w:rPr>
        <w:t>CFI=0.87 (target &gt;0.9)</w:t>
      </w:r>
      <w:r w:rsidR="0072744B" w:rsidRPr="00F37EAA">
        <w:rPr>
          <w:rFonts w:cs="Arial"/>
          <w:bCs/>
          <w:color w:val="000000" w:themeColor="text1"/>
          <w:szCs w:val="20"/>
        </w:rPr>
        <w:t xml:space="preserve">, </w:t>
      </w:r>
      <w:r w:rsidR="005207CA" w:rsidRPr="00F37EAA">
        <w:rPr>
          <w:rFonts w:cs="Arial"/>
          <w:bCs/>
          <w:color w:val="000000" w:themeColor="text1"/>
          <w:szCs w:val="20"/>
        </w:rPr>
        <w:t>GFI=0.79 (target &gt;0.9)</w:t>
      </w:r>
      <w:r w:rsidR="0072744B" w:rsidRPr="00F37EAA">
        <w:rPr>
          <w:rFonts w:cs="Arial"/>
          <w:bCs/>
          <w:color w:val="000000" w:themeColor="text1"/>
          <w:szCs w:val="20"/>
        </w:rPr>
        <w:t xml:space="preserve">, </w:t>
      </w:r>
      <w:r w:rsidR="005207CA" w:rsidRPr="00F37EAA">
        <w:rPr>
          <w:rFonts w:cs="Arial"/>
          <w:bCs/>
          <w:color w:val="000000" w:themeColor="text1"/>
          <w:szCs w:val="20"/>
        </w:rPr>
        <w:t>TLI=0.86 (target &gt;0.95)</w:t>
      </w:r>
      <w:r w:rsidR="0072744B" w:rsidRPr="00F37EAA">
        <w:rPr>
          <w:rFonts w:cs="Arial"/>
          <w:bCs/>
          <w:color w:val="000000" w:themeColor="text1"/>
          <w:szCs w:val="20"/>
        </w:rPr>
        <w:t xml:space="preserve">. </w:t>
      </w:r>
    </w:p>
    <w:p w14:paraId="7CE747E8" w14:textId="77777777" w:rsidR="00251857" w:rsidRDefault="00251857" w:rsidP="00713286">
      <w:pPr>
        <w:rPr>
          <w:rFonts w:cs="Arial"/>
          <w:bCs/>
          <w:szCs w:val="20"/>
        </w:rPr>
      </w:pPr>
    </w:p>
    <w:p w14:paraId="787CB8AC" w14:textId="794B0DCB" w:rsidR="00FC789C" w:rsidRDefault="006263A9" w:rsidP="00FC789C">
      <w:pPr>
        <w:pStyle w:val="Heading2"/>
        <w:rPr>
          <w:rFonts w:cs="Arial"/>
          <w:bCs/>
          <w:sz w:val="20"/>
          <w:szCs w:val="20"/>
        </w:rPr>
      </w:pPr>
      <w:r>
        <w:t xml:space="preserve">5.2 </w:t>
      </w:r>
      <w:r w:rsidR="00647708">
        <w:t>Implications</w:t>
      </w:r>
    </w:p>
    <w:p w14:paraId="4E080820" w14:textId="15C5654D" w:rsidR="00481FF7" w:rsidRPr="00BD42E4" w:rsidRDefault="00053BCC">
      <w:pPr>
        <w:ind w:firstLine="720"/>
        <w:rPr>
          <w:rFonts w:cs="Arial"/>
          <w:bCs/>
          <w:szCs w:val="20"/>
        </w:rPr>
        <w:pPrChange w:id="66" w:author="Chamberlain, Darryl" w:date="2025-02-05T17:21:00Z" w16du:dateUtc="2025-02-05T22:21:00Z">
          <w:pPr/>
        </w:pPrChange>
      </w:pPr>
      <w:r>
        <w:rPr>
          <w:rFonts w:cs="Arial"/>
          <w:bCs/>
          <w:szCs w:val="20"/>
        </w:rPr>
        <w:t>Numerous</w:t>
      </w:r>
      <w:r w:rsidR="00956289">
        <w:rPr>
          <w:rFonts w:cs="Arial"/>
          <w:bCs/>
          <w:szCs w:val="20"/>
        </w:rPr>
        <w:t xml:space="preserve"> studies have explored and confirmed relationships between </w:t>
      </w:r>
      <w:r w:rsidR="00302279">
        <w:rPr>
          <w:rFonts w:cs="Arial"/>
          <w:bCs/>
          <w:szCs w:val="20"/>
        </w:rPr>
        <w:t>C</w:t>
      </w:r>
      <w:r w:rsidR="00956289">
        <w:rPr>
          <w:rFonts w:cs="Arial"/>
          <w:bCs/>
          <w:szCs w:val="20"/>
        </w:rPr>
        <w:t xml:space="preserve">ommunity of </w:t>
      </w:r>
      <w:r w:rsidR="00302279">
        <w:rPr>
          <w:rFonts w:cs="Arial"/>
          <w:bCs/>
          <w:szCs w:val="20"/>
        </w:rPr>
        <w:t>I</w:t>
      </w:r>
      <w:r w:rsidR="00956289">
        <w:rPr>
          <w:rFonts w:cs="Arial"/>
          <w:bCs/>
          <w:szCs w:val="20"/>
        </w:rPr>
        <w:t>nquiry presences</w:t>
      </w:r>
      <w:r w:rsidR="00421D61">
        <w:rPr>
          <w:rFonts w:cs="Arial"/>
          <w:bCs/>
          <w:szCs w:val="20"/>
        </w:rPr>
        <w:t xml:space="preserve"> as well as between presences and learner outcomes such as performance</w:t>
      </w:r>
      <w:r w:rsidR="00F67659">
        <w:rPr>
          <w:rFonts w:cs="Arial"/>
          <w:bCs/>
          <w:szCs w:val="20"/>
        </w:rPr>
        <w:t xml:space="preserve"> (</w:t>
      </w:r>
      <w:proofErr w:type="spellStart"/>
      <w:r w:rsidR="00F67659">
        <w:rPr>
          <w:rFonts w:cs="Arial"/>
          <w:bCs/>
          <w:szCs w:val="20"/>
        </w:rPr>
        <w:t>Maranna</w:t>
      </w:r>
      <w:proofErr w:type="spellEnd"/>
      <w:r w:rsidR="00196338">
        <w:rPr>
          <w:rFonts w:cs="Arial"/>
          <w:bCs/>
          <w:szCs w:val="20"/>
        </w:rPr>
        <w:t xml:space="preserve"> et al., 2022</w:t>
      </w:r>
      <w:r w:rsidR="00F67659">
        <w:rPr>
          <w:rFonts w:cs="Arial"/>
          <w:bCs/>
          <w:szCs w:val="20"/>
        </w:rPr>
        <w:t>)</w:t>
      </w:r>
      <w:r w:rsidR="00421D61">
        <w:rPr>
          <w:rFonts w:cs="Arial"/>
          <w:bCs/>
          <w:szCs w:val="20"/>
        </w:rPr>
        <w:t xml:space="preserve">. </w:t>
      </w:r>
      <w:r w:rsidR="000664A0">
        <w:rPr>
          <w:rFonts w:cs="Arial"/>
          <w:bCs/>
          <w:szCs w:val="20"/>
        </w:rPr>
        <w:t xml:space="preserve">However, these relationships did not consider the role of cognitive load </w:t>
      </w:r>
      <w:r w:rsidR="00302279">
        <w:rPr>
          <w:rFonts w:cs="Arial"/>
          <w:bCs/>
          <w:szCs w:val="20"/>
        </w:rPr>
        <w:t>in this relationship between CoI presences and learner performance.</w:t>
      </w:r>
      <w:r w:rsidR="00B55F63">
        <w:rPr>
          <w:rFonts w:cs="Arial"/>
          <w:bCs/>
          <w:szCs w:val="20"/>
        </w:rPr>
        <w:t xml:space="preserve"> Our results suggest </w:t>
      </w:r>
      <w:r w:rsidR="000305DB">
        <w:rPr>
          <w:rFonts w:cs="Arial"/>
          <w:bCs/>
          <w:szCs w:val="20"/>
        </w:rPr>
        <w:t>teaching and cognitive presences have a negative covariance with cognitive load (e.g., as cognitive presence increases, cognitive load decreases)</w:t>
      </w:r>
      <w:r w:rsidR="00A62A33">
        <w:rPr>
          <w:rFonts w:cs="Arial"/>
          <w:bCs/>
          <w:szCs w:val="20"/>
        </w:rPr>
        <w:t xml:space="preserve"> while social presence has a positive covariance with cognitive load (e.g., as social presence increases, cognitive load increases). </w:t>
      </w:r>
      <w:r w:rsidR="00687692">
        <w:rPr>
          <w:rFonts w:cs="Arial"/>
          <w:bCs/>
          <w:szCs w:val="20"/>
        </w:rPr>
        <w:t xml:space="preserve">The overall </w:t>
      </w:r>
      <w:r w:rsidR="0030087D">
        <w:rPr>
          <w:rFonts w:cs="Arial"/>
          <w:bCs/>
          <w:szCs w:val="20"/>
        </w:rPr>
        <w:t xml:space="preserve">Community of Inquiry presence, as perceived by the student, negatively covaries with cognitive load (e.g., as CoI presence increases, cognitive load decreases). </w:t>
      </w:r>
      <w:r w:rsidR="006E338D">
        <w:rPr>
          <w:rFonts w:cs="Arial"/>
          <w:bCs/>
          <w:szCs w:val="20"/>
        </w:rPr>
        <w:t>These results combined confirm that there are different types of cognitive load</w:t>
      </w:r>
      <w:r w:rsidR="00DA22E4">
        <w:rPr>
          <w:rFonts w:cs="Arial"/>
          <w:bCs/>
          <w:szCs w:val="20"/>
        </w:rPr>
        <w:t xml:space="preserve"> (germane, extraneous)</w:t>
      </w:r>
      <w:r w:rsidR="00C459ED">
        <w:rPr>
          <w:rFonts w:cs="Arial"/>
          <w:bCs/>
          <w:szCs w:val="20"/>
        </w:rPr>
        <w:t xml:space="preserve">, </w:t>
      </w:r>
      <w:r w:rsidR="00DA22E4">
        <w:rPr>
          <w:rFonts w:cs="Arial"/>
          <w:bCs/>
          <w:szCs w:val="20"/>
        </w:rPr>
        <w:t>that</w:t>
      </w:r>
      <w:r w:rsidR="001D661C">
        <w:rPr>
          <w:rFonts w:cs="Arial"/>
          <w:bCs/>
          <w:szCs w:val="20"/>
        </w:rPr>
        <w:t xml:space="preserve"> presence can both increase some cognitive load (germane) while decreasing other cognitive load (extraneous)</w:t>
      </w:r>
      <w:r w:rsidR="00C459ED">
        <w:rPr>
          <w:rFonts w:cs="Arial"/>
          <w:bCs/>
          <w:szCs w:val="20"/>
        </w:rPr>
        <w:t xml:space="preserve">, and that CoI presences </w:t>
      </w:r>
      <w:r w:rsidR="00E70C40">
        <w:rPr>
          <w:rFonts w:cs="Arial"/>
          <w:bCs/>
          <w:szCs w:val="20"/>
        </w:rPr>
        <w:t xml:space="preserve">covary in complex ways with cognitive load and student performance. </w:t>
      </w:r>
      <w:r w:rsidR="00020D1B">
        <w:rPr>
          <w:rFonts w:cs="Arial"/>
          <w:bCs/>
          <w:szCs w:val="20"/>
        </w:rPr>
        <w:t>Potentially surprisingly, teaching presence was the only Community of Inquiry presence without statistical evidence to suggest it covaried with student performance</w:t>
      </w:r>
      <w:r w:rsidR="007B74D6">
        <w:rPr>
          <w:rFonts w:cs="Arial"/>
          <w:bCs/>
          <w:szCs w:val="20"/>
        </w:rPr>
        <w:t xml:space="preserve">. </w:t>
      </w:r>
      <w:r w:rsidR="001A4989">
        <w:rPr>
          <w:rFonts w:cs="Arial"/>
          <w:bCs/>
          <w:szCs w:val="20"/>
        </w:rPr>
        <w:t>This provides evidence to further encourage active learning where students are the center of the learning experience as th</w:t>
      </w:r>
      <w:r w:rsidR="00010702">
        <w:rPr>
          <w:rFonts w:cs="Arial"/>
          <w:bCs/>
          <w:szCs w:val="20"/>
        </w:rPr>
        <w:t xml:space="preserve">eir social and cognitive presences more closely relate to outcomes </w:t>
      </w:r>
      <w:proofErr w:type="gramStart"/>
      <w:r w:rsidR="00010702">
        <w:rPr>
          <w:rFonts w:cs="Arial"/>
          <w:bCs/>
          <w:szCs w:val="20"/>
        </w:rPr>
        <w:t>that</w:t>
      </w:r>
      <w:proofErr w:type="gramEnd"/>
      <w:r w:rsidR="00010702">
        <w:rPr>
          <w:rFonts w:cs="Arial"/>
          <w:bCs/>
          <w:szCs w:val="20"/>
        </w:rPr>
        <w:t xml:space="preserve"> the instructor’s interventions. </w:t>
      </w:r>
    </w:p>
    <w:p w14:paraId="324B6687" w14:textId="09A39D82" w:rsidR="002B4B6B" w:rsidRDefault="002B4B6B" w:rsidP="002B4B6B">
      <w:pPr>
        <w:rPr>
          <w:rFonts w:cs="Arial"/>
          <w:color w:val="FF0000"/>
          <w:szCs w:val="20"/>
        </w:rPr>
      </w:pPr>
    </w:p>
    <w:p w14:paraId="55FA90E4" w14:textId="00F5A7A4" w:rsidR="00BD218B" w:rsidRPr="004F1A1B" w:rsidRDefault="006263A9" w:rsidP="00647708">
      <w:pPr>
        <w:pStyle w:val="Heading2"/>
      </w:pPr>
      <w:r>
        <w:t xml:space="preserve">5.3 </w:t>
      </w:r>
      <w:r w:rsidR="00960369">
        <w:t>Limitations</w:t>
      </w:r>
      <w:r w:rsidR="00FC789C">
        <w:t xml:space="preserve"> </w:t>
      </w:r>
      <w:r w:rsidR="00960369">
        <w:t>and</w:t>
      </w:r>
      <w:r w:rsidR="00712666" w:rsidRPr="004F1A1B">
        <w:t xml:space="preserve"> Future Directions</w:t>
      </w:r>
    </w:p>
    <w:p w14:paraId="7FA5C0F2" w14:textId="1402C4A8" w:rsidR="00712666" w:rsidRPr="004F1A1B" w:rsidRDefault="004F1A1B">
      <w:pPr>
        <w:ind w:firstLine="720"/>
        <w:rPr>
          <w:rFonts w:cs="Arial"/>
          <w:bCs/>
          <w:szCs w:val="20"/>
          <w:highlight w:val="yellow"/>
        </w:rPr>
        <w:pPrChange w:id="67" w:author="Chamberlain, Darryl" w:date="2025-02-05T17:21:00Z" w16du:dateUtc="2025-02-05T22:21:00Z">
          <w:pPr/>
        </w:pPrChange>
      </w:pPr>
      <w:r>
        <w:rPr>
          <w:rFonts w:cs="Arial"/>
          <w:bCs/>
          <w:szCs w:val="20"/>
        </w:rPr>
        <w:t xml:space="preserve">This study presents a structural model to estimate </w:t>
      </w:r>
      <w:r w:rsidR="00153230">
        <w:rPr>
          <w:rFonts w:cs="Arial"/>
          <w:bCs/>
          <w:szCs w:val="20"/>
        </w:rPr>
        <w:t xml:space="preserve">Community of Inquiry and Cognitive Load </w:t>
      </w:r>
      <w:r w:rsidR="001B65A7">
        <w:rPr>
          <w:rFonts w:cs="Arial"/>
          <w:bCs/>
          <w:szCs w:val="20"/>
        </w:rPr>
        <w:t xml:space="preserve">in a unified method. </w:t>
      </w:r>
      <w:r w:rsidR="00A8299B">
        <w:rPr>
          <w:rFonts w:cs="Arial"/>
          <w:bCs/>
          <w:szCs w:val="20"/>
        </w:rPr>
        <w:t>However, t</w:t>
      </w:r>
      <w:r w:rsidR="00130368">
        <w:rPr>
          <w:rFonts w:cs="Arial"/>
          <w:bCs/>
          <w:szCs w:val="20"/>
        </w:rPr>
        <w:t xml:space="preserve">here are numerous limitations to </w:t>
      </w:r>
      <w:r w:rsidR="00A8299B">
        <w:rPr>
          <w:rFonts w:cs="Arial"/>
          <w:bCs/>
          <w:szCs w:val="20"/>
        </w:rPr>
        <w:t>accepting this structural model as universal. D</w:t>
      </w:r>
      <w:r w:rsidR="00960369">
        <w:rPr>
          <w:rFonts w:cs="Arial"/>
          <w:bCs/>
          <w:szCs w:val="20"/>
        </w:rPr>
        <w:t xml:space="preserve">ata </w:t>
      </w:r>
      <w:r w:rsidR="00130368">
        <w:rPr>
          <w:rFonts w:cs="Arial"/>
          <w:bCs/>
          <w:szCs w:val="20"/>
        </w:rPr>
        <w:t>was collected from</w:t>
      </w:r>
      <w:r w:rsidR="000D7858">
        <w:rPr>
          <w:rFonts w:cs="Arial"/>
          <w:bCs/>
          <w:szCs w:val="20"/>
        </w:rPr>
        <w:t xml:space="preserve"> a single university that is not representative of </w:t>
      </w:r>
      <w:r w:rsidR="00130368">
        <w:rPr>
          <w:rFonts w:cs="Arial"/>
          <w:bCs/>
          <w:szCs w:val="20"/>
        </w:rPr>
        <w:t xml:space="preserve">all college-level education. </w:t>
      </w:r>
      <w:r w:rsidR="009F50F6">
        <w:rPr>
          <w:rFonts w:cs="Arial"/>
          <w:bCs/>
          <w:szCs w:val="20"/>
        </w:rPr>
        <w:t xml:space="preserve">Data </w:t>
      </w:r>
      <w:r w:rsidR="00AF4188">
        <w:rPr>
          <w:rFonts w:cs="Arial"/>
          <w:bCs/>
          <w:szCs w:val="20"/>
        </w:rPr>
        <w:t>consisted of students’ perceptions of Community of Inquiry presences and Cognitive Load subscale</w:t>
      </w:r>
      <w:r w:rsidR="003D4326">
        <w:rPr>
          <w:rFonts w:cs="Arial"/>
          <w:bCs/>
          <w:szCs w:val="20"/>
        </w:rPr>
        <w:t xml:space="preserve">s </w:t>
      </w:r>
      <w:r w:rsidR="003D4326">
        <w:rPr>
          <w:rFonts w:cs="Arial"/>
          <w:bCs/>
          <w:szCs w:val="20"/>
        </w:rPr>
        <w:lastRenderedPageBreak/>
        <w:t xml:space="preserve">rather than </w:t>
      </w:r>
      <w:r w:rsidR="00E654F5">
        <w:rPr>
          <w:rFonts w:cs="Arial"/>
          <w:bCs/>
          <w:szCs w:val="20"/>
        </w:rPr>
        <w:t>measures of students’ actions in a course</w:t>
      </w:r>
      <w:r w:rsidR="00854EC4">
        <w:rPr>
          <w:rFonts w:cs="Arial"/>
          <w:bCs/>
          <w:szCs w:val="20"/>
        </w:rPr>
        <w:t>, which may differ (</w:t>
      </w:r>
      <w:proofErr w:type="spellStart"/>
      <w:r w:rsidR="00854EC4">
        <w:rPr>
          <w:rFonts w:cs="Arial"/>
          <w:bCs/>
          <w:szCs w:val="20"/>
        </w:rPr>
        <w:t>Ozogul</w:t>
      </w:r>
      <w:proofErr w:type="spellEnd"/>
      <w:r w:rsidR="00BF7459">
        <w:rPr>
          <w:rFonts w:cs="Arial"/>
          <w:bCs/>
          <w:szCs w:val="20"/>
        </w:rPr>
        <w:t xml:space="preserve">, Zhu, &amp; Phillips, </w:t>
      </w:r>
      <w:r w:rsidR="00685F60">
        <w:rPr>
          <w:rFonts w:cs="Arial"/>
          <w:bCs/>
          <w:szCs w:val="20"/>
        </w:rPr>
        <w:t>2022</w:t>
      </w:r>
      <w:r w:rsidR="00854EC4">
        <w:rPr>
          <w:rFonts w:cs="Arial"/>
          <w:bCs/>
          <w:szCs w:val="20"/>
        </w:rPr>
        <w:t>)</w:t>
      </w:r>
      <w:r w:rsidR="00E654F5">
        <w:rPr>
          <w:rFonts w:cs="Arial"/>
          <w:bCs/>
          <w:szCs w:val="20"/>
        </w:rPr>
        <w:t xml:space="preserve">. </w:t>
      </w:r>
      <w:r w:rsidR="00DC1E23">
        <w:rPr>
          <w:rFonts w:cs="Arial"/>
          <w:bCs/>
          <w:szCs w:val="20"/>
        </w:rPr>
        <w:t xml:space="preserve">The response rate for </w:t>
      </w:r>
      <w:r w:rsidR="007062A5">
        <w:rPr>
          <w:rFonts w:cs="Arial"/>
          <w:bCs/>
          <w:szCs w:val="20"/>
        </w:rPr>
        <w:t>student participation was 13%, which was below our target rate of 20%</w:t>
      </w:r>
      <w:r w:rsidR="00A428AC">
        <w:rPr>
          <w:rFonts w:cs="Arial"/>
          <w:bCs/>
          <w:szCs w:val="20"/>
        </w:rPr>
        <w:t xml:space="preserve"> and thus may not have been representative of our </w:t>
      </w:r>
      <w:r w:rsidR="00E15A7A">
        <w:rPr>
          <w:rFonts w:cs="Arial"/>
          <w:bCs/>
          <w:szCs w:val="20"/>
        </w:rPr>
        <w:t>student population</w:t>
      </w:r>
      <w:r w:rsidR="007062A5">
        <w:rPr>
          <w:rFonts w:cs="Arial"/>
          <w:bCs/>
          <w:szCs w:val="20"/>
        </w:rPr>
        <w:t xml:space="preserve">. Participation </w:t>
      </w:r>
      <w:r w:rsidR="00E15A7A">
        <w:rPr>
          <w:rFonts w:cs="Arial"/>
          <w:bCs/>
          <w:szCs w:val="20"/>
        </w:rPr>
        <w:t>in</w:t>
      </w:r>
      <w:r w:rsidR="007062A5">
        <w:rPr>
          <w:rFonts w:cs="Arial"/>
          <w:bCs/>
          <w:szCs w:val="20"/>
        </w:rPr>
        <w:t xml:space="preserve"> the survey was voluntary, which may have introduced </w:t>
      </w:r>
      <w:r w:rsidR="00E15A7A">
        <w:rPr>
          <w:rFonts w:cs="Arial"/>
          <w:bCs/>
          <w:szCs w:val="20"/>
        </w:rPr>
        <w:t xml:space="preserve">confirmation and other </w:t>
      </w:r>
      <w:r w:rsidR="007062A5">
        <w:rPr>
          <w:rFonts w:cs="Arial"/>
          <w:bCs/>
          <w:szCs w:val="20"/>
        </w:rPr>
        <w:t xml:space="preserve">biases </w:t>
      </w:r>
      <w:r w:rsidR="00FC789C">
        <w:rPr>
          <w:rFonts w:cs="Arial"/>
          <w:bCs/>
          <w:szCs w:val="20"/>
        </w:rPr>
        <w:t xml:space="preserve">to the data. </w:t>
      </w:r>
      <w:r w:rsidR="00F701E6">
        <w:rPr>
          <w:rFonts w:cs="Arial"/>
          <w:bCs/>
          <w:szCs w:val="20"/>
        </w:rPr>
        <w:t>Participation in the survey was limited to two introductory-level courses in Physics and Mathematics, which may not be representative of all</w:t>
      </w:r>
      <w:r w:rsidR="004E410E">
        <w:rPr>
          <w:rFonts w:cs="Arial"/>
          <w:bCs/>
          <w:szCs w:val="20"/>
        </w:rPr>
        <w:t xml:space="preserve"> introductory-level STEM courses nor all undergraduate-level STEM courses. </w:t>
      </w:r>
      <w:r w:rsidR="00FA2248">
        <w:rPr>
          <w:rFonts w:cs="Arial"/>
          <w:bCs/>
          <w:szCs w:val="20"/>
        </w:rPr>
        <w:t xml:space="preserve">We acknowledge these limitations </w:t>
      </w:r>
      <w:r w:rsidR="00C437BF">
        <w:rPr>
          <w:rFonts w:cs="Arial"/>
          <w:bCs/>
          <w:szCs w:val="20"/>
        </w:rPr>
        <w:t xml:space="preserve">and plan to address them with future work. Specifically, we have two methods </w:t>
      </w:r>
      <w:r w:rsidR="00207073">
        <w:rPr>
          <w:rFonts w:cs="Arial"/>
          <w:bCs/>
          <w:szCs w:val="20"/>
        </w:rPr>
        <w:t xml:space="preserve">address the majority of these limitations: (1) </w:t>
      </w:r>
      <w:r w:rsidR="000D02F3">
        <w:rPr>
          <w:rFonts w:cs="Arial"/>
          <w:bCs/>
          <w:szCs w:val="20"/>
        </w:rPr>
        <w:t>qualitatively categorize</w:t>
      </w:r>
      <w:r w:rsidR="00207073">
        <w:rPr>
          <w:rFonts w:cs="Arial"/>
          <w:bCs/>
          <w:szCs w:val="20"/>
        </w:rPr>
        <w:t xml:space="preserve"> discussion post</w:t>
      </w:r>
      <w:r w:rsidR="000D02F3">
        <w:rPr>
          <w:rFonts w:cs="Arial"/>
          <w:bCs/>
          <w:szCs w:val="20"/>
        </w:rPr>
        <w:t xml:space="preserve"> sentences</w:t>
      </w:r>
      <w:r w:rsidR="00207073">
        <w:rPr>
          <w:rFonts w:cs="Arial"/>
          <w:bCs/>
          <w:szCs w:val="20"/>
        </w:rPr>
        <w:t xml:space="preserve"> by students and instructors </w:t>
      </w:r>
      <w:r w:rsidR="000D02F3">
        <w:rPr>
          <w:rFonts w:cs="Arial"/>
          <w:bCs/>
          <w:szCs w:val="20"/>
        </w:rPr>
        <w:t>according to the Community of Inquiry framework as a direct measure of student actions to estimate Community of Inquiry presences</w:t>
      </w:r>
      <w:r w:rsidR="00735368">
        <w:rPr>
          <w:rFonts w:cs="Arial"/>
          <w:bCs/>
          <w:szCs w:val="20"/>
        </w:rPr>
        <w:t xml:space="preserve"> and (2) conduct the same survey on an expanded participant poll in other introductory-level STEM courses both at the same institution and others </w:t>
      </w:r>
      <w:r w:rsidR="004D1C44">
        <w:rPr>
          <w:rFonts w:cs="Arial"/>
          <w:bCs/>
          <w:szCs w:val="20"/>
        </w:rPr>
        <w:t xml:space="preserve">to provide further evidence for the structural model. </w:t>
      </w:r>
      <w:r w:rsidR="00C370E8">
        <w:rPr>
          <w:rFonts w:cs="Arial"/>
          <w:bCs/>
          <w:szCs w:val="20"/>
        </w:rPr>
        <w:t xml:space="preserve">We also plan to employ machine learning classification methods, such as </w:t>
      </w:r>
      <w:r w:rsidR="00DE0F8B">
        <w:rPr>
          <w:rFonts w:cs="Arial"/>
          <w:bCs/>
          <w:szCs w:val="20"/>
        </w:rPr>
        <w:t xml:space="preserve">random decision forests, to scale-up </w:t>
      </w:r>
      <w:r w:rsidR="00EE3AB3">
        <w:rPr>
          <w:rFonts w:cs="Arial"/>
          <w:bCs/>
          <w:szCs w:val="20"/>
        </w:rPr>
        <w:t>the qualitative categorization of discussion post sentences for real-time estimates of Community of Inquiry presences</w:t>
      </w:r>
      <w:r w:rsidR="00647708">
        <w:rPr>
          <w:rFonts w:cs="Arial"/>
          <w:bCs/>
          <w:szCs w:val="20"/>
        </w:rPr>
        <w:t xml:space="preserve"> that can be used to improve students’ educational experiences. </w:t>
      </w:r>
    </w:p>
    <w:p w14:paraId="24A8EE58" w14:textId="77777777" w:rsidR="00FF0575" w:rsidRPr="00FF0575" w:rsidRDefault="00FF0575" w:rsidP="000D2BD5">
      <w:pPr>
        <w:rPr>
          <w:rFonts w:cs="Arial"/>
          <w:bCs/>
          <w:i/>
          <w:iCs/>
          <w:szCs w:val="20"/>
          <w:highlight w:val="yellow"/>
        </w:rPr>
      </w:pPr>
    </w:p>
    <w:p w14:paraId="042E75A7" w14:textId="75CD2461" w:rsidR="002B4B6B" w:rsidRDefault="002B4B6B" w:rsidP="002B4B6B">
      <w:pPr>
        <w:rPr>
          <w:rFonts w:cs="Arial"/>
          <w:b/>
          <w:szCs w:val="20"/>
        </w:rPr>
      </w:pPr>
    </w:p>
    <w:p w14:paraId="59F98922" w14:textId="390AC6D1" w:rsidR="00432F01" w:rsidRDefault="00432F01" w:rsidP="002B4B6B">
      <w:pPr>
        <w:rPr>
          <w:rFonts w:cs="Arial"/>
          <w:b/>
          <w:szCs w:val="20"/>
        </w:rPr>
      </w:pPr>
      <w:r>
        <w:rPr>
          <w:rFonts w:cs="Arial"/>
          <w:b/>
          <w:szCs w:val="20"/>
        </w:rPr>
        <w:t>Funding Acknowledgements</w:t>
      </w:r>
    </w:p>
    <w:p w14:paraId="6D7A1CD6" w14:textId="4EE647C6" w:rsidR="00432F01" w:rsidRPr="00EE662D" w:rsidRDefault="00EE662D" w:rsidP="002B4B6B">
      <w:pPr>
        <w:rPr>
          <w:rFonts w:cs="Arial"/>
          <w:bCs/>
          <w:i/>
          <w:iCs/>
          <w:szCs w:val="20"/>
        </w:rPr>
      </w:pPr>
      <w:r w:rsidRPr="00EE662D">
        <w:rPr>
          <w:rFonts w:cs="Arial"/>
          <w:bCs/>
          <w:i/>
          <w:iCs/>
          <w:szCs w:val="20"/>
        </w:rPr>
        <w:t xml:space="preserve">The author(s) disclosed receipt of the following financial support for the research, authorship, and/or publication of this article: </w:t>
      </w:r>
      <w:r>
        <w:rPr>
          <w:rFonts w:cs="Arial"/>
          <w:bCs/>
          <w:i/>
          <w:iCs/>
          <w:szCs w:val="20"/>
        </w:rPr>
        <w:t>This work was supported by the National Science Foundation [</w:t>
      </w:r>
      <w:r w:rsidR="009F28DF">
        <w:rPr>
          <w:rFonts w:cs="Arial"/>
          <w:bCs/>
          <w:i/>
          <w:iCs/>
          <w:szCs w:val="20"/>
        </w:rPr>
        <w:t xml:space="preserve">grant number </w:t>
      </w:r>
      <w:r w:rsidR="00A7570E">
        <w:rPr>
          <w:rFonts w:cs="Arial"/>
          <w:bCs/>
          <w:i/>
          <w:iCs/>
          <w:szCs w:val="20"/>
        </w:rPr>
        <w:t>#######</w:t>
      </w:r>
      <w:r>
        <w:rPr>
          <w:rFonts w:cs="Arial"/>
          <w:bCs/>
          <w:i/>
          <w:iCs/>
          <w:szCs w:val="20"/>
        </w:rPr>
        <w:t>]</w:t>
      </w:r>
      <w:r w:rsidR="00A7570E">
        <w:rPr>
          <w:rFonts w:cs="Arial"/>
          <w:bCs/>
          <w:i/>
          <w:iCs/>
          <w:szCs w:val="20"/>
        </w:rPr>
        <w:t>.</w:t>
      </w:r>
    </w:p>
    <w:p w14:paraId="263B715C" w14:textId="77777777" w:rsidR="00432F01" w:rsidRDefault="00432F01" w:rsidP="002B4B6B">
      <w:pPr>
        <w:rPr>
          <w:rFonts w:cs="Arial"/>
          <w:b/>
          <w:szCs w:val="20"/>
        </w:rPr>
      </w:pPr>
    </w:p>
    <w:p w14:paraId="2980B2E9" w14:textId="34566EC3" w:rsidR="00DE33BB" w:rsidRPr="002C3135" w:rsidRDefault="00DE33BB" w:rsidP="00DE33BB">
      <w:pPr>
        <w:pageBreakBefore/>
        <w:rPr>
          <w:rFonts w:cs="Arial"/>
          <w:b/>
          <w:szCs w:val="20"/>
        </w:rPr>
      </w:pPr>
      <w:r>
        <w:rPr>
          <w:rFonts w:cs="Arial"/>
          <w:b/>
          <w:szCs w:val="20"/>
        </w:rPr>
        <w:lastRenderedPageBreak/>
        <w:t>References</w:t>
      </w:r>
      <w:r w:rsidR="00E72814">
        <w:rPr>
          <w:rFonts w:cs="Arial"/>
          <w:b/>
          <w:szCs w:val="20"/>
        </w:rPr>
        <w:t xml:space="preserve"> </w:t>
      </w:r>
    </w:p>
    <w:p w14:paraId="21725A4B" w14:textId="77777777" w:rsidR="002225BC" w:rsidRDefault="00C33A98" w:rsidP="002225BC">
      <w:pPr>
        <w:pStyle w:val="Bibliography"/>
      </w:pPr>
      <w:r w:rsidRPr="002C3135">
        <w:rPr>
          <w:rFonts w:ascii="Arial" w:hAnsi="Arial" w:cs="Arial"/>
          <w:bCs/>
          <w:sz w:val="20"/>
          <w:szCs w:val="20"/>
        </w:rPr>
        <w:fldChar w:fldCharType="begin"/>
      </w:r>
      <w:r w:rsidR="007063CF">
        <w:rPr>
          <w:rFonts w:ascii="Arial" w:hAnsi="Arial" w:cs="Arial"/>
          <w:bCs/>
          <w:sz w:val="20"/>
          <w:szCs w:val="20"/>
        </w:rPr>
        <w:instrText xml:space="preserve"> ADDIN ZOTERO_BIBL {"uncited":[],"omitted":[],"custom":[]} CSL_BIBLIOGRAPHY </w:instrText>
      </w:r>
      <w:r w:rsidRPr="002C3135">
        <w:rPr>
          <w:rFonts w:ascii="Arial" w:hAnsi="Arial" w:cs="Arial"/>
          <w:bCs/>
          <w:sz w:val="20"/>
          <w:szCs w:val="20"/>
        </w:rPr>
        <w:fldChar w:fldCharType="separate"/>
      </w:r>
      <w:r w:rsidR="002225BC">
        <w:t xml:space="preserve">Alharbi, A. (2022). Asynchronous Discussions to Enhance Online Communities of Inquiry in the Saudi Higher ‎Education Context. </w:t>
      </w:r>
      <w:r w:rsidR="002225BC">
        <w:rPr>
          <w:i/>
          <w:iCs/>
        </w:rPr>
        <w:t>International Journal of Higher Education</w:t>
      </w:r>
      <w:r w:rsidR="002225BC">
        <w:t xml:space="preserve">, </w:t>
      </w:r>
      <w:r w:rsidR="002225BC">
        <w:rPr>
          <w:i/>
          <w:iCs/>
        </w:rPr>
        <w:t>11</w:t>
      </w:r>
      <w:r w:rsidR="002225BC">
        <w:t>(6), Article 6. https://doi.org/10.5430/ijhe.v11n6p86</w:t>
      </w:r>
    </w:p>
    <w:p w14:paraId="3AFEC018" w14:textId="77777777" w:rsidR="002225BC" w:rsidRDefault="002225BC" w:rsidP="002225BC">
      <w:pPr>
        <w:pStyle w:val="Bibliography"/>
      </w:pPr>
      <w:r>
        <w:t xml:space="preserve">Armah, J. K., Bervell, B., &amp; Bonsu, N. O. (2023). Modelling the role of learner presence within the community of inquiry framework to determine online course satisfaction in distance education. </w:t>
      </w:r>
      <w:r>
        <w:rPr>
          <w:i/>
          <w:iCs/>
        </w:rPr>
        <w:t>Heliyon</w:t>
      </w:r>
      <w:r>
        <w:t xml:space="preserve">, </w:t>
      </w:r>
      <w:r>
        <w:rPr>
          <w:i/>
          <w:iCs/>
        </w:rPr>
        <w:t>9</w:t>
      </w:r>
      <w:r>
        <w:t>(5), e15803. https://doi.org/10.1016/j.heliyon.2023.e15803</w:t>
      </w:r>
    </w:p>
    <w:p w14:paraId="5A1C322F" w14:textId="77777777" w:rsidR="002225BC" w:rsidRDefault="002225BC" w:rsidP="002225BC">
      <w:pPr>
        <w:pStyle w:val="Bibliography"/>
      </w:pPr>
      <w:r>
        <w:t xml:space="preserve">Bentler, P. M., &amp; Bonett, D. G. (1980). Significance tests and goodness of fit in the analysis of covariance structures. </w:t>
      </w:r>
      <w:r>
        <w:rPr>
          <w:i/>
          <w:iCs/>
        </w:rPr>
        <w:t>Psychological Bulletin</w:t>
      </w:r>
      <w:r>
        <w:t xml:space="preserve">, </w:t>
      </w:r>
      <w:r>
        <w:rPr>
          <w:i/>
          <w:iCs/>
        </w:rPr>
        <w:t>88</w:t>
      </w:r>
      <w:r>
        <w:t>(3), 588–606. https://doi.org/10.1037/0033-2909.88.3.588</w:t>
      </w:r>
    </w:p>
    <w:p w14:paraId="06BE0A46" w14:textId="77777777" w:rsidR="002225BC" w:rsidRDefault="002225BC" w:rsidP="002225BC">
      <w:pPr>
        <w:pStyle w:val="Bibliography"/>
      </w:pPr>
      <w:r>
        <w:t xml:space="preserve">Berssanette, J., &amp; de Francisco, A. (2021). Active Learning in the Context of the Teaching/Learning of Computer Programming: A Systematic Review. </w:t>
      </w:r>
      <w:r>
        <w:rPr>
          <w:i/>
          <w:iCs/>
        </w:rPr>
        <w:t>Journal of Information Technology Education: Research</w:t>
      </w:r>
      <w:r>
        <w:t xml:space="preserve">, </w:t>
      </w:r>
      <w:r>
        <w:rPr>
          <w:i/>
          <w:iCs/>
        </w:rPr>
        <w:t>20</w:t>
      </w:r>
      <w:r>
        <w:t>, 201–220. https://doi.org/10.28945/4767</w:t>
      </w:r>
    </w:p>
    <w:p w14:paraId="439CC0B3" w14:textId="77777777" w:rsidR="002225BC" w:rsidRDefault="002225BC" w:rsidP="002225BC">
      <w:pPr>
        <w:pStyle w:val="Bibliography"/>
      </w:pPr>
      <w:r>
        <w:t xml:space="preserve">Bolliger, D. U., &amp; Halupa, C. (2018). Online student perceptions of engagement, transactional distance, and outcomes. </w:t>
      </w:r>
      <w:r>
        <w:rPr>
          <w:i/>
          <w:iCs/>
        </w:rPr>
        <w:t>Distance Education</w:t>
      </w:r>
      <w:r>
        <w:t xml:space="preserve">, </w:t>
      </w:r>
      <w:r>
        <w:rPr>
          <w:i/>
          <w:iCs/>
        </w:rPr>
        <w:t>39</w:t>
      </w:r>
      <w:r>
        <w:t>(3), 299–316. https://doi.org/10.1080/01587919.2018.1476845</w:t>
      </w:r>
    </w:p>
    <w:p w14:paraId="6F995F60" w14:textId="77777777" w:rsidR="002225BC" w:rsidRDefault="002225BC" w:rsidP="002225BC">
      <w:pPr>
        <w:pStyle w:val="Bibliography"/>
      </w:pPr>
      <w:r>
        <w:t xml:space="preserve">Braxton, J. M., Jones, W. A., Hirschy, A. S., &amp; Hartley III, H. V. (2008). The role of active learning in college student persistence. </w:t>
      </w:r>
      <w:r>
        <w:rPr>
          <w:i/>
          <w:iCs/>
        </w:rPr>
        <w:t>New Directions for Teaching and Learning</w:t>
      </w:r>
      <w:r>
        <w:t xml:space="preserve">, </w:t>
      </w:r>
      <w:r>
        <w:rPr>
          <w:i/>
          <w:iCs/>
        </w:rPr>
        <w:t>2008</w:t>
      </w:r>
      <w:r>
        <w:t>(115), 71–83. https://doi.org/10.1002/tl.326</w:t>
      </w:r>
    </w:p>
    <w:p w14:paraId="69ECE999" w14:textId="77777777" w:rsidR="002225BC" w:rsidRDefault="002225BC" w:rsidP="002225BC">
      <w:pPr>
        <w:pStyle w:val="Bibliography"/>
      </w:pPr>
      <w:r>
        <w:t xml:space="preserve">Burch, J. J. C. (2018). </w:t>
      </w:r>
      <w:r>
        <w:rPr>
          <w:i/>
          <w:iCs/>
        </w:rPr>
        <w:t>An Application of Tinto’s Student Integration Model and Bandura’s Social Cognitive Theory to Student Retention in Stem Disciplines</w:t>
      </w:r>
      <w:r>
        <w:t xml:space="preserve"> [D.Ed., Tarleton State University]. https://www.proquest.com/docview/2040105928/abstract/79DDC7448A984F27PQ/1</w:t>
      </w:r>
    </w:p>
    <w:p w14:paraId="40CA7902" w14:textId="77777777" w:rsidR="002225BC" w:rsidRDefault="002225BC" w:rsidP="002225BC">
      <w:pPr>
        <w:pStyle w:val="Bibliography"/>
      </w:pPr>
      <w:r>
        <w:t xml:space="preserve">Carlon, S., Bennett-Woods, D., Berg, B., Claywell, L., LeDuc, K., Marcisz, N., Mulhall, M., Noteboom, T., Snedden, T., Whalen, K., &amp; Zenoni, L. (2012). The community of inquiry instrument: Validation and results in online health care disciplines. </w:t>
      </w:r>
      <w:r>
        <w:rPr>
          <w:i/>
          <w:iCs/>
        </w:rPr>
        <w:t>Computers &amp; Education</w:t>
      </w:r>
      <w:r>
        <w:t xml:space="preserve">, </w:t>
      </w:r>
      <w:r>
        <w:rPr>
          <w:i/>
          <w:iCs/>
        </w:rPr>
        <w:t>59</w:t>
      </w:r>
      <w:r>
        <w:t>(2), 215–221. https://doi.org/10.1016/j.compedu.2012.01.004</w:t>
      </w:r>
    </w:p>
    <w:p w14:paraId="3291272E" w14:textId="77777777" w:rsidR="002225BC" w:rsidRDefault="002225BC" w:rsidP="002225BC">
      <w:pPr>
        <w:pStyle w:val="Bibliography"/>
      </w:pPr>
      <w:r>
        <w:lastRenderedPageBreak/>
        <w:t xml:space="preserve">Chang, C., Shih, J.-L., &amp; Chang, C.-K. (2017). A mobile instructional pervasive game method for language learning. </w:t>
      </w:r>
      <w:r>
        <w:rPr>
          <w:i/>
          <w:iCs/>
        </w:rPr>
        <w:t>Universal Access in the Information Society</w:t>
      </w:r>
      <w:r>
        <w:t xml:space="preserve">, </w:t>
      </w:r>
      <w:r>
        <w:rPr>
          <w:i/>
          <w:iCs/>
        </w:rPr>
        <w:t>16</w:t>
      </w:r>
      <w:r>
        <w:t>(3), 653–665. https://doi.org/10.1007/s10209-016-0496-6</w:t>
      </w:r>
    </w:p>
    <w:p w14:paraId="0598E74E" w14:textId="77777777" w:rsidR="002225BC" w:rsidRDefault="002225BC" w:rsidP="002225BC">
      <w:pPr>
        <w:pStyle w:val="Bibliography"/>
      </w:pPr>
      <w:r>
        <w:t xml:space="preserve">Chen, Y., Lei, J., &amp; Cheng, J. (2019). What if Online Students Take on the Responsibility: Students’ Cognitive Presence and Peer Facilitation Techniques. </w:t>
      </w:r>
      <w:r>
        <w:rPr>
          <w:i/>
          <w:iCs/>
        </w:rPr>
        <w:t>Journal of Asynchronous Learning Networks JALN</w:t>
      </w:r>
      <w:r>
        <w:t xml:space="preserve">, </w:t>
      </w:r>
      <w:r>
        <w:rPr>
          <w:i/>
          <w:iCs/>
        </w:rPr>
        <w:t>23</w:t>
      </w:r>
      <w:r>
        <w:t>(1), 37. https://doi.org/10.24059/olj.v23i1.1348</w:t>
      </w:r>
    </w:p>
    <w:p w14:paraId="55EE5BC6" w14:textId="77777777" w:rsidR="002225BC" w:rsidRDefault="002225BC" w:rsidP="002225BC">
      <w:pPr>
        <w:pStyle w:val="Bibliography"/>
      </w:pPr>
      <w:r>
        <w:t xml:space="preserve">Cho, M.-H., &amp; Kim, B. J. (2013). Students’ self-regulation for interaction with others in online learning environments. </w:t>
      </w:r>
      <w:r>
        <w:rPr>
          <w:i/>
          <w:iCs/>
        </w:rPr>
        <w:t>The Internet and Higher Education</w:t>
      </w:r>
      <w:r>
        <w:t xml:space="preserve">, </w:t>
      </w:r>
      <w:r>
        <w:rPr>
          <w:i/>
          <w:iCs/>
        </w:rPr>
        <w:t>17</w:t>
      </w:r>
      <w:r>
        <w:t>, 69–75. https://doi.org/10.1016/j.iheduc.2012.11.001</w:t>
      </w:r>
    </w:p>
    <w:p w14:paraId="34439CDD" w14:textId="77777777" w:rsidR="002225BC" w:rsidRDefault="002225BC" w:rsidP="002225BC">
      <w:pPr>
        <w:pStyle w:val="Bibliography"/>
      </w:pPr>
      <w:r>
        <w:t xml:space="preserve">Cole, A. W., Lennon, L., &amp; Weber, N. L. (2021). Student perceptions of online active learning practices and online learning climate predict online course engagement. </w:t>
      </w:r>
      <w:r>
        <w:rPr>
          <w:i/>
          <w:iCs/>
        </w:rPr>
        <w:t>Interactive Learning Environments</w:t>
      </w:r>
      <w:r>
        <w:t xml:space="preserve">, </w:t>
      </w:r>
      <w:r>
        <w:rPr>
          <w:i/>
          <w:iCs/>
        </w:rPr>
        <w:t>29</w:t>
      </w:r>
      <w:r>
        <w:t>(5), 866–880. https://doi.org/10.1080/10494820.2019.1619593</w:t>
      </w:r>
    </w:p>
    <w:p w14:paraId="20E58D46" w14:textId="77777777" w:rsidR="002225BC" w:rsidRDefault="002225BC" w:rsidP="002225BC">
      <w:pPr>
        <w:pStyle w:val="Bibliography"/>
      </w:pPr>
      <w:r>
        <w:t xml:space="preserve">Croft, N., Dalton, A., &amp; Grant, M. (2010). Overcoming Isolation in Distance Learning: Building a Learning Community through Time and Space. </w:t>
      </w:r>
      <w:r>
        <w:rPr>
          <w:i/>
          <w:iCs/>
        </w:rPr>
        <w:t>Journal for Education in the Built Environment</w:t>
      </w:r>
      <w:r>
        <w:t xml:space="preserve">, </w:t>
      </w:r>
      <w:r>
        <w:rPr>
          <w:i/>
          <w:iCs/>
        </w:rPr>
        <w:t>5</w:t>
      </w:r>
      <w:r>
        <w:t>(1), 27–64. https://doi.org/10.11120/jebe.2010.05010027</w:t>
      </w:r>
    </w:p>
    <w:p w14:paraId="216978BE" w14:textId="77777777" w:rsidR="002225BC" w:rsidRDefault="002225BC" w:rsidP="002225BC">
      <w:pPr>
        <w:pStyle w:val="Bibliography"/>
      </w:pPr>
      <w:r>
        <w:t xml:space="preserve">Delaney, B., &amp; Betts, K. (2022). Addressing Transactional Distance Through Teaching Presence Strategies in Online Journalism and Mass Communication Courses. </w:t>
      </w:r>
      <w:r>
        <w:rPr>
          <w:i/>
          <w:iCs/>
        </w:rPr>
        <w:t>Journalism &amp; Mass Communication Educator</w:t>
      </w:r>
      <w:r>
        <w:t xml:space="preserve">, </w:t>
      </w:r>
      <w:r>
        <w:rPr>
          <w:i/>
          <w:iCs/>
        </w:rPr>
        <w:t>77</w:t>
      </w:r>
      <w:r>
        <w:t>(1), 5–23. https://doi.org/10.1177/10776958211001214</w:t>
      </w:r>
    </w:p>
    <w:p w14:paraId="6649E158" w14:textId="77777777" w:rsidR="002225BC" w:rsidRDefault="002225BC" w:rsidP="002225BC">
      <w:pPr>
        <w:pStyle w:val="Bibliography"/>
      </w:pPr>
      <w:r>
        <w:t xml:space="preserve">deNoyelles, A., Zydney, J., &amp; Chen,  iyun. (2014). Strategies for Creating a Community of Inquiry through Online Asynchronous Discussions. </w:t>
      </w:r>
      <w:r>
        <w:rPr>
          <w:i/>
          <w:iCs/>
        </w:rPr>
        <w:t>Journal of Online Learning and Teaching</w:t>
      </w:r>
      <w:r>
        <w:t xml:space="preserve">, </w:t>
      </w:r>
      <w:r>
        <w:rPr>
          <w:i/>
          <w:iCs/>
        </w:rPr>
        <w:t>10</w:t>
      </w:r>
      <w:r>
        <w:t>(1), 153.</w:t>
      </w:r>
    </w:p>
    <w:p w14:paraId="3B56E262" w14:textId="77777777" w:rsidR="002225BC" w:rsidRDefault="002225BC" w:rsidP="002225BC">
      <w:pPr>
        <w:pStyle w:val="Bibliography"/>
      </w:pPr>
      <w:r>
        <w:t xml:space="preserve">Deslauriers, L., McCarty, L. S., Miller, K., Callaghan, K., &amp; Kestin, G. (2019). Measuring actual learning versus feeling of learning in response to being actively engaged in the classroom. </w:t>
      </w:r>
      <w:r>
        <w:rPr>
          <w:i/>
          <w:iCs/>
        </w:rPr>
        <w:t>Proceedings of the National Academy of Sciences</w:t>
      </w:r>
      <w:r>
        <w:t xml:space="preserve">, </w:t>
      </w:r>
      <w:r>
        <w:rPr>
          <w:i/>
          <w:iCs/>
        </w:rPr>
        <w:t>116</w:t>
      </w:r>
      <w:r>
        <w:t>(39), 19251–19257. https://doi.org/10.1073/pnas.1821936116</w:t>
      </w:r>
    </w:p>
    <w:p w14:paraId="0F379548" w14:textId="77777777" w:rsidR="002225BC" w:rsidRDefault="002225BC" w:rsidP="002225BC">
      <w:pPr>
        <w:pStyle w:val="Bibliography"/>
      </w:pPr>
      <w:r>
        <w:lastRenderedPageBreak/>
        <w:t xml:space="preserve">Eddy, S. L., Converse, M., &amp; Wenderoth, M. P. (2015). PORTAAL: A Classroom Observation Tool Assessing Evidence-Based Teaching Practices for Active Learning in Large Science, Technology, Engineering, and Mathematics Classes. </w:t>
      </w:r>
      <w:r>
        <w:rPr>
          <w:i/>
          <w:iCs/>
        </w:rPr>
        <w:t>CBE—Life Sciences Education</w:t>
      </w:r>
      <w:r>
        <w:t xml:space="preserve">, </w:t>
      </w:r>
      <w:r>
        <w:rPr>
          <w:i/>
          <w:iCs/>
        </w:rPr>
        <w:t>14</w:t>
      </w:r>
      <w:r>
        <w:t>(2), ar23. https://doi.org/10.1187/cbe.14-06-0095</w:t>
      </w:r>
    </w:p>
    <w:p w14:paraId="6266B02A" w14:textId="77777777" w:rsidR="002225BC" w:rsidRDefault="002225BC" w:rsidP="002225BC">
      <w:pPr>
        <w:pStyle w:val="Bibliography"/>
      </w:pPr>
      <w:r>
        <w:t xml:space="preserve">Ellis, H. (2020). Pursuing the Conundrum of Nontraditional Student Attrition and Persistence: A Follow-Up Study. </w:t>
      </w:r>
      <w:r>
        <w:rPr>
          <w:i/>
          <w:iCs/>
        </w:rPr>
        <w:t>College Student Journal</w:t>
      </w:r>
      <w:r>
        <w:t xml:space="preserve">, </w:t>
      </w:r>
      <w:r>
        <w:rPr>
          <w:i/>
          <w:iCs/>
        </w:rPr>
        <w:t>53</w:t>
      </w:r>
      <w:r>
        <w:t>(4), 439–449.</w:t>
      </w:r>
    </w:p>
    <w:p w14:paraId="18812044" w14:textId="77777777" w:rsidR="002225BC" w:rsidRDefault="002225BC" w:rsidP="002225BC">
      <w:pPr>
        <w:pStyle w:val="Bibliography"/>
      </w:pPr>
      <w:r>
        <w:t xml:space="preserve">England, B. J., Brigati, J. R., &amp; Schussler, E. E. (2017). Student anxiety in introductory biology classrooms: Perceptions about active learning and persistence in the major. </w:t>
      </w:r>
      <w:r>
        <w:rPr>
          <w:i/>
          <w:iCs/>
        </w:rPr>
        <w:t>PLOS ONE</w:t>
      </w:r>
      <w:r>
        <w:t xml:space="preserve">, </w:t>
      </w:r>
      <w:r>
        <w:rPr>
          <w:i/>
          <w:iCs/>
        </w:rPr>
        <w:t>12</w:t>
      </w:r>
      <w:r>
        <w:t>(8), e0182506. https://doi.org/10.1371/journal.pone.0182506</w:t>
      </w:r>
    </w:p>
    <w:p w14:paraId="2CBF7E7C" w14:textId="77777777" w:rsidR="002225BC" w:rsidRDefault="002225BC" w:rsidP="002225BC">
      <w:pPr>
        <w:pStyle w:val="Bibliography"/>
      </w:pPr>
      <w:r>
        <w:t xml:space="preserve">Faulconer, E., Bolch, C., &amp; Wood, B. (2022). Cognitive load in asynchronous discussions of an online undergraduate STEM course. </w:t>
      </w:r>
      <w:r>
        <w:rPr>
          <w:i/>
          <w:iCs/>
        </w:rPr>
        <w:t>Journal of Research in Innovative Teaching &amp; Learning</w:t>
      </w:r>
      <w:r>
        <w:t xml:space="preserve">, </w:t>
      </w:r>
      <w:r>
        <w:rPr>
          <w:i/>
          <w:iCs/>
        </w:rPr>
        <w:t>16</w:t>
      </w:r>
      <w:r>
        <w:t>(2), 268–280. https://doi.org/10.1108/JRIT-02-2022-0010</w:t>
      </w:r>
    </w:p>
    <w:p w14:paraId="49643436" w14:textId="77777777" w:rsidR="002225BC" w:rsidRDefault="002225BC" w:rsidP="002225BC">
      <w:pPr>
        <w:pStyle w:val="Bibliography"/>
      </w:pPr>
      <w:r>
        <w:t xml:space="preserve">Faulconer, E., Chamberlain, D., &amp; Wood, B. (2022). A case study of Commuity of Inquiry presences and cognitive load in asynchronous online STEM courses. </w:t>
      </w:r>
      <w:r>
        <w:rPr>
          <w:i/>
          <w:iCs/>
        </w:rPr>
        <w:t>Online Learning Journal</w:t>
      </w:r>
      <w:r>
        <w:t xml:space="preserve">, </w:t>
      </w:r>
      <w:r>
        <w:rPr>
          <w:i/>
          <w:iCs/>
        </w:rPr>
        <w:t>26</w:t>
      </w:r>
      <w:r>
        <w:t>(3), 46–72.</w:t>
      </w:r>
    </w:p>
    <w:p w14:paraId="2433DB4D" w14:textId="77777777" w:rsidR="002225BC" w:rsidRDefault="002225BC" w:rsidP="002225BC">
      <w:pPr>
        <w:pStyle w:val="Bibliography"/>
      </w:pPr>
      <w:r>
        <w:t xml:space="preserve">Garrison, D. R. (2016). </w:t>
      </w:r>
      <w:r>
        <w:rPr>
          <w:i/>
          <w:iCs/>
        </w:rPr>
        <w:t>E-Learning in the 21st Century: A Community of Inquiry Framework for Research and Practice</w:t>
      </w:r>
      <w:r>
        <w:t xml:space="preserve"> (3rd ed.). Routledge. https://doi.org/10.4324/9781315667263</w:t>
      </w:r>
    </w:p>
    <w:p w14:paraId="7470F116" w14:textId="77777777" w:rsidR="002225BC" w:rsidRDefault="002225BC" w:rsidP="002225BC">
      <w:pPr>
        <w:pStyle w:val="Bibliography"/>
      </w:pPr>
      <w:r>
        <w:t xml:space="preserve">Garrison, D. R., Anderson, T., &amp; Archer, W. (1999). Critical Inquiry in a Text-Based Environment: Computer Conferencing in Higher Education. </w:t>
      </w:r>
      <w:r>
        <w:rPr>
          <w:i/>
          <w:iCs/>
        </w:rPr>
        <w:t>The Internet and Higher Education</w:t>
      </w:r>
      <w:r>
        <w:t xml:space="preserve">, </w:t>
      </w:r>
      <w:r>
        <w:rPr>
          <w:i/>
          <w:iCs/>
        </w:rPr>
        <w:t>2</w:t>
      </w:r>
      <w:r>
        <w:t>(2), 87–105. https://doi.org/10.1016/S1096-7516(00)00016-6</w:t>
      </w:r>
    </w:p>
    <w:p w14:paraId="2BDDCA36" w14:textId="77777777" w:rsidR="002225BC" w:rsidRDefault="002225BC" w:rsidP="002225BC">
      <w:pPr>
        <w:pStyle w:val="Bibliography"/>
      </w:pPr>
      <w:r>
        <w:t xml:space="preserve">Garrison, D. R., Anderson, T., &amp; Archer, W. (2010). The first decade of the community of inquiry framework: A retrospective. </w:t>
      </w:r>
      <w:r>
        <w:rPr>
          <w:i/>
          <w:iCs/>
        </w:rPr>
        <w:t>The Internet and Higher Education</w:t>
      </w:r>
      <w:r>
        <w:t xml:space="preserve">, </w:t>
      </w:r>
      <w:r>
        <w:rPr>
          <w:i/>
          <w:iCs/>
        </w:rPr>
        <w:t>13</w:t>
      </w:r>
      <w:r>
        <w:t>(1), 5–9. https://doi.org/10.1016/j.iheduc.2009.10.003</w:t>
      </w:r>
    </w:p>
    <w:p w14:paraId="76A33EC6" w14:textId="77777777" w:rsidR="002225BC" w:rsidRDefault="002225BC" w:rsidP="002225BC">
      <w:pPr>
        <w:pStyle w:val="Bibliography"/>
      </w:pPr>
      <w:r>
        <w:lastRenderedPageBreak/>
        <w:t xml:space="preserve">Garrison, D. R., &amp; Arbaugh, J. B. (2007). Researching the community of inquiry framework: Review, issues, and future directions. </w:t>
      </w:r>
      <w:r>
        <w:rPr>
          <w:i/>
          <w:iCs/>
        </w:rPr>
        <w:t>The Internet and Higher Education</w:t>
      </w:r>
      <w:r>
        <w:t xml:space="preserve">, </w:t>
      </w:r>
      <w:r>
        <w:rPr>
          <w:i/>
          <w:iCs/>
        </w:rPr>
        <w:t>10</w:t>
      </w:r>
      <w:r>
        <w:t>(3), 157–172. https://doi.org/10.1016/j.iheduc.2007.04.001</w:t>
      </w:r>
    </w:p>
    <w:p w14:paraId="6FAC24DE" w14:textId="77777777" w:rsidR="002225BC" w:rsidRDefault="002225BC" w:rsidP="002225BC">
      <w:pPr>
        <w:pStyle w:val="Bibliography"/>
      </w:pPr>
      <w:r>
        <w:t xml:space="preserve">Garrison, D. R., Cleveland-Innes, M., &amp; Fung, T. S. (2010). Exploring causal relationships among teaching, cognitive and social presence: Student perceptions of the community of inquiry framework. </w:t>
      </w:r>
      <w:r>
        <w:rPr>
          <w:i/>
          <w:iCs/>
        </w:rPr>
        <w:t>The Internet and Higher Education</w:t>
      </w:r>
      <w:r>
        <w:t xml:space="preserve">, </w:t>
      </w:r>
      <w:r>
        <w:rPr>
          <w:i/>
          <w:iCs/>
        </w:rPr>
        <w:t>13</w:t>
      </w:r>
      <w:r>
        <w:t>(1), 31–36. https://doi.org/10.1016/j.iheduc.2009.10.002</w:t>
      </w:r>
    </w:p>
    <w:p w14:paraId="3A0F4B11" w14:textId="77777777" w:rsidR="002225BC" w:rsidRDefault="002225BC" w:rsidP="002225BC">
      <w:pPr>
        <w:pStyle w:val="Bibliography"/>
      </w:pPr>
      <w:r>
        <w:t xml:space="preserve">Hamann, K., Pollock, P. H., &amp; Wilson, B. M. (2009). Learning from “Listening” to Peers in Online Political Science Classes. </w:t>
      </w:r>
      <w:r>
        <w:rPr>
          <w:i/>
          <w:iCs/>
        </w:rPr>
        <w:t>Journal of Political Science Education</w:t>
      </w:r>
      <w:r>
        <w:t xml:space="preserve">, </w:t>
      </w:r>
      <w:r>
        <w:rPr>
          <w:i/>
          <w:iCs/>
        </w:rPr>
        <w:t>5</w:t>
      </w:r>
      <w:r>
        <w:t>(1), 1–11. https://doi.org/10.1080/15512160802612011</w:t>
      </w:r>
    </w:p>
    <w:p w14:paraId="77BF8CBC" w14:textId="77777777" w:rsidR="002225BC" w:rsidRDefault="002225BC" w:rsidP="002225BC">
      <w:pPr>
        <w:pStyle w:val="Bibliography"/>
      </w:pPr>
      <w:r>
        <w:t xml:space="preserve">Hilliard, J., Kear, K., Donelan, H., &amp; Heaney, C. (2020). Students’ experiences of anxiety in an assessed, online, collaborative project. </w:t>
      </w:r>
      <w:r>
        <w:rPr>
          <w:i/>
          <w:iCs/>
        </w:rPr>
        <w:t>Computers &amp; Education</w:t>
      </w:r>
      <w:r>
        <w:t xml:space="preserve">, </w:t>
      </w:r>
      <w:r>
        <w:rPr>
          <w:i/>
          <w:iCs/>
        </w:rPr>
        <w:t>143</w:t>
      </w:r>
      <w:r>
        <w:t>, 103675. https://doi.org/10.1016/j.compedu.2019.103675</w:t>
      </w:r>
    </w:p>
    <w:p w14:paraId="0A870608" w14:textId="77777777" w:rsidR="002225BC" w:rsidRDefault="002225BC" w:rsidP="002225BC">
      <w:pPr>
        <w:pStyle w:val="Bibliography"/>
      </w:pPr>
      <w:r>
        <w:t xml:space="preserve">Irani, S., &amp; Denaro, K. (2020). Incorporating Active Learning Strategies and Instructor Presence into an Online Discrete Mathematics Class. </w:t>
      </w:r>
      <w:r>
        <w:rPr>
          <w:i/>
          <w:iCs/>
        </w:rPr>
        <w:t>Proceedings of the 51st ACM Technical Symposium on Computer Science Education</w:t>
      </w:r>
      <w:r>
        <w:t>, 1186–1192. https://doi.org/10.1145/3328778.3366904</w:t>
      </w:r>
    </w:p>
    <w:p w14:paraId="78FF0C96" w14:textId="77777777" w:rsidR="002225BC" w:rsidRDefault="002225BC" w:rsidP="002225BC">
      <w:pPr>
        <w:pStyle w:val="Bibliography"/>
      </w:pPr>
      <w:r>
        <w:t xml:space="preserve">Jaggars, S. S., &amp; Xu, D. (2016). How do online course design features influence student performance? </w:t>
      </w:r>
      <w:r>
        <w:rPr>
          <w:i/>
          <w:iCs/>
        </w:rPr>
        <w:t>Computers &amp; Education</w:t>
      </w:r>
      <w:r>
        <w:t xml:space="preserve">, </w:t>
      </w:r>
      <w:r>
        <w:rPr>
          <w:i/>
          <w:iCs/>
        </w:rPr>
        <w:t>95</w:t>
      </w:r>
      <w:r>
        <w:t>, 270–284. https://doi.org/10.1016/j.compedu.2016.01.014</w:t>
      </w:r>
    </w:p>
    <w:p w14:paraId="438BF701" w14:textId="21176FA4" w:rsidR="003737D1" w:rsidRPr="00B37BB2" w:rsidRDefault="003737D1" w:rsidP="002225BC">
      <w:pPr>
        <w:pStyle w:val="Bibliography"/>
      </w:pPr>
      <w:r>
        <w:t>Jo, I., Park, Y., &amp; Lee, H. (2017). Three interaction patterns on asynchronous online discussion behaviours: A metho</w:t>
      </w:r>
      <w:r w:rsidR="00B37BB2">
        <w:t>d</w:t>
      </w:r>
      <w:r>
        <w:t xml:space="preserve">ological comparison. </w:t>
      </w:r>
      <w:r w:rsidR="00B37BB2">
        <w:rPr>
          <w:i/>
          <w:iCs/>
        </w:rPr>
        <w:t xml:space="preserve">Journal of Computer Assisted Learning, </w:t>
      </w:r>
      <w:r w:rsidR="000E5C92">
        <w:t>33(2), 106-122. https://doi.org/</w:t>
      </w:r>
      <w:r w:rsidR="0006664A" w:rsidRPr="0006664A">
        <w:t xml:space="preserve"> 10.1111/jcal.12168</w:t>
      </w:r>
    </w:p>
    <w:p w14:paraId="6B92D2B9" w14:textId="1D1B8362" w:rsidR="002225BC" w:rsidRDefault="002225BC" w:rsidP="002225BC">
      <w:pPr>
        <w:pStyle w:val="Bibliography"/>
      </w:pPr>
      <w:r>
        <w:t xml:space="preserve">Joksimović, S., Gašević, D., Kovanović, V., Riecke, B. E., &amp; Hatala, M. (2015). Social presence in online discussions as a process predictor of academic performance. </w:t>
      </w:r>
      <w:r>
        <w:rPr>
          <w:i/>
          <w:iCs/>
        </w:rPr>
        <w:t>Journal of Computer Assisted Learning</w:t>
      </w:r>
      <w:r>
        <w:t xml:space="preserve">, </w:t>
      </w:r>
      <w:r>
        <w:rPr>
          <w:i/>
          <w:iCs/>
        </w:rPr>
        <w:t>31</w:t>
      </w:r>
      <w:r>
        <w:t>(6), 638–654. https://doi.org/10.1111/jcal.12107</w:t>
      </w:r>
    </w:p>
    <w:p w14:paraId="7AAAE356" w14:textId="77777777" w:rsidR="002225BC" w:rsidRDefault="002225BC" w:rsidP="002225BC">
      <w:pPr>
        <w:pStyle w:val="Bibliography"/>
      </w:pPr>
      <w:r>
        <w:lastRenderedPageBreak/>
        <w:t xml:space="preserve">Joyner, S. A., Fuller, M. B., Holzweiss, P. C., Henderson, S., &amp; Young, R. (2014). The Importance of Student-Instructor Connections in Graduate Level Online Courses. </w:t>
      </w:r>
      <w:r>
        <w:rPr>
          <w:i/>
          <w:iCs/>
        </w:rPr>
        <w:t>MERLOT Journal of Online Learning and Teaching</w:t>
      </w:r>
      <w:r>
        <w:t xml:space="preserve">, </w:t>
      </w:r>
      <w:r>
        <w:rPr>
          <w:i/>
          <w:iCs/>
        </w:rPr>
        <w:t>10</w:t>
      </w:r>
      <w:r>
        <w:t>, 436–445.</w:t>
      </w:r>
    </w:p>
    <w:p w14:paraId="08E05C3F" w14:textId="77777777" w:rsidR="002225BC" w:rsidRDefault="002225BC" w:rsidP="002225BC">
      <w:pPr>
        <w:pStyle w:val="Bibliography"/>
      </w:pPr>
      <w:r>
        <w:t xml:space="preserve">Kalyuga, S. (2011). Cognitive Load Theory: How Many Types of Load Does It Really Need? </w:t>
      </w:r>
      <w:r>
        <w:rPr>
          <w:i/>
          <w:iCs/>
        </w:rPr>
        <w:t>Educational Psychology Review</w:t>
      </w:r>
      <w:r>
        <w:t xml:space="preserve">, </w:t>
      </w:r>
      <w:r>
        <w:rPr>
          <w:i/>
          <w:iCs/>
        </w:rPr>
        <w:t>23</w:t>
      </w:r>
      <w:r>
        <w:t>(1), 1–19. https://doi.org/10.1007/s10648-010-9150-7</w:t>
      </w:r>
    </w:p>
    <w:p w14:paraId="223F960F" w14:textId="77777777" w:rsidR="002225BC" w:rsidRDefault="002225BC" w:rsidP="002225BC">
      <w:pPr>
        <w:pStyle w:val="Bibliography"/>
      </w:pPr>
      <w:r>
        <w:t xml:space="preserve">Khoshlessan, R., &amp; Das, K. P. (2017). Analyzing International Students’ Study Anxiety in Higher Education. </w:t>
      </w:r>
      <w:r>
        <w:rPr>
          <w:i/>
          <w:iCs/>
        </w:rPr>
        <w:t>Journal of International Students</w:t>
      </w:r>
      <w:r>
        <w:t xml:space="preserve">, </w:t>
      </w:r>
      <w:r>
        <w:rPr>
          <w:i/>
          <w:iCs/>
        </w:rPr>
        <w:t>7</w:t>
      </w:r>
      <w:r>
        <w:t>(2), 311–328. https://doi.org/10.32674/jis.v7i2.383</w:t>
      </w:r>
    </w:p>
    <w:p w14:paraId="7C6C87A0" w14:textId="77777777" w:rsidR="002225BC" w:rsidRDefault="002225BC" w:rsidP="002225BC">
      <w:pPr>
        <w:pStyle w:val="Bibliography"/>
      </w:pPr>
      <w:r>
        <w:t xml:space="preserve">Koohang, A., Paliszkiewicz, J., Klein, D., &amp; Horn Nord, J. (2016). The importance of active learning elements in the design of online courses. </w:t>
      </w:r>
      <w:r>
        <w:rPr>
          <w:i/>
          <w:iCs/>
        </w:rPr>
        <w:t>Online Journal of Applied Knowledge Management</w:t>
      </w:r>
      <w:r>
        <w:t xml:space="preserve">, </w:t>
      </w:r>
      <w:r>
        <w:rPr>
          <w:i/>
          <w:iCs/>
        </w:rPr>
        <w:t>4</w:t>
      </w:r>
      <w:r>
        <w:t>(2), 17–28. https://doi.org/10.36965/OJAKM.2016.4(2)17-28</w:t>
      </w:r>
    </w:p>
    <w:p w14:paraId="6A9BFE95" w14:textId="77777777" w:rsidR="002225BC" w:rsidRDefault="002225BC" w:rsidP="002225BC">
      <w:pPr>
        <w:pStyle w:val="Bibliography"/>
      </w:pPr>
      <w:r>
        <w:t xml:space="preserve">Kozan, K. (2015). </w:t>
      </w:r>
      <w:r>
        <w:rPr>
          <w:i/>
          <w:iCs/>
        </w:rPr>
        <w:t>The predictive power of the presences on cognitive load: Vol. Ph.D.</w:t>
      </w:r>
      <w:r>
        <w:t xml:space="preserve"> https://docs.lib.purdue.edu/open_access_dissertations/491</w:t>
      </w:r>
    </w:p>
    <w:p w14:paraId="7D8284E6" w14:textId="77777777" w:rsidR="002225BC" w:rsidRDefault="002225BC" w:rsidP="002225BC">
      <w:pPr>
        <w:pStyle w:val="Bibliography"/>
      </w:pPr>
      <w:r>
        <w:t xml:space="preserve">Kozan, K., &amp; Richardson, J. C. (2014). Interrelationships between and among social, teaching, and cognitive presence. </w:t>
      </w:r>
      <w:r>
        <w:rPr>
          <w:i/>
          <w:iCs/>
        </w:rPr>
        <w:t>The Internet and Higher Education</w:t>
      </w:r>
      <w:r>
        <w:t xml:space="preserve">, </w:t>
      </w:r>
      <w:r>
        <w:rPr>
          <w:i/>
          <w:iCs/>
        </w:rPr>
        <w:t>21</w:t>
      </w:r>
      <w:r>
        <w:t>, 68–73. https://doi.org/10.1016/j.iheduc.2013.10.007</w:t>
      </w:r>
    </w:p>
    <w:p w14:paraId="1331658A" w14:textId="77777777" w:rsidR="002225BC" w:rsidRDefault="002225BC" w:rsidP="002225BC">
      <w:pPr>
        <w:pStyle w:val="Bibliography"/>
      </w:pPr>
      <w:r>
        <w:t xml:space="preserve">Lee, S.-M. (2014). The relationships between higher order thinking skills, cognitive density, and social presence in online learning. </w:t>
      </w:r>
      <w:r>
        <w:rPr>
          <w:i/>
          <w:iCs/>
        </w:rPr>
        <w:t>The Internet and Higher Education</w:t>
      </w:r>
      <w:r>
        <w:t xml:space="preserve">, </w:t>
      </w:r>
      <w:r>
        <w:rPr>
          <w:i/>
          <w:iCs/>
        </w:rPr>
        <w:t>21</w:t>
      </w:r>
      <w:r>
        <w:t>, 41–52. https://doi.org/10.1016/j.iheduc.2013.12.002</w:t>
      </w:r>
    </w:p>
    <w:p w14:paraId="69112DE1" w14:textId="77777777" w:rsidR="002225BC" w:rsidRDefault="002225BC" w:rsidP="002225BC">
      <w:pPr>
        <w:pStyle w:val="Bibliography"/>
      </w:pPr>
      <w:r>
        <w:t xml:space="preserve">Li, F. (2022). “Are you there?”: Teaching presence and interaction in large online literature classes. </w:t>
      </w:r>
      <w:r>
        <w:rPr>
          <w:i/>
          <w:iCs/>
        </w:rPr>
        <w:t>Asian-Pacific Journal of Second and Foreign Language Education</w:t>
      </w:r>
      <w:r>
        <w:t xml:space="preserve">, </w:t>
      </w:r>
      <w:r>
        <w:rPr>
          <w:i/>
          <w:iCs/>
        </w:rPr>
        <w:t>7</w:t>
      </w:r>
      <w:r>
        <w:t>(1), 45. https://doi.org/10.1186/s40862-022-00180-3</w:t>
      </w:r>
    </w:p>
    <w:p w14:paraId="531A0D45" w14:textId="77777777" w:rsidR="002225BC" w:rsidRDefault="002225BC" w:rsidP="002225BC">
      <w:pPr>
        <w:pStyle w:val="Bibliography"/>
      </w:pPr>
      <w:r>
        <w:t xml:space="preserve">MacCallum, R. C., Browne, M. W., &amp; Sugawara, H. M. (1996). Power analysis and determination of sample size for covariance structure modeling. </w:t>
      </w:r>
      <w:r>
        <w:rPr>
          <w:i/>
          <w:iCs/>
        </w:rPr>
        <w:t>Psychological Methods</w:t>
      </w:r>
      <w:r>
        <w:t xml:space="preserve">, </w:t>
      </w:r>
      <w:r>
        <w:rPr>
          <w:i/>
          <w:iCs/>
        </w:rPr>
        <w:t>1</w:t>
      </w:r>
      <w:r>
        <w:t>(2), 130–149. https://doi.org/10.1037/1082-989X.1.2.130</w:t>
      </w:r>
    </w:p>
    <w:p w14:paraId="297BE590" w14:textId="77777777" w:rsidR="002225BC" w:rsidRDefault="002225BC" w:rsidP="002225BC">
      <w:pPr>
        <w:pStyle w:val="Bibliography"/>
      </w:pPr>
      <w:r>
        <w:lastRenderedPageBreak/>
        <w:t xml:space="preserve">Maranna, S., Willison, J., Joksimovic, S., Parange, N., &amp; Costabile, M. (2022). Factors that influence cognitive presence: A scoping review. </w:t>
      </w:r>
      <w:r>
        <w:rPr>
          <w:i/>
          <w:iCs/>
        </w:rPr>
        <w:t>Australasian Journal of Educational Technology</w:t>
      </w:r>
      <w:r>
        <w:t xml:space="preserve">, </w:t>
      </w:r>
      <w:r>
        <w:rPr>
          <w:i/>
          <w:iCs/>
        </w:rPr>
        <w:t>38</w:t>
      </w:r>
      <w:r>
        <w:t>(4), Article 4. https://doi.org/10.14742/ajet.7878</w:t>
      </w:r>
    </w:p>
    <w:p w14:paraId="11228275" w14:textId="77777777" w:rsidR="002225BC" w:rsidRDefault="002225BC" w:rsidP="002225BC">
      <w:pPr>
        <w:pStyle w:val="Bibliography"/>
      </w:pPr>
      <w:r>
        <w:t xml:space="preserve">Meshcheryakov, G., Igolkina, A. A., &amp; Samsonova, M. G. (2021). </w:t>
      </w:r>
      <w:r>
        <w:rPr>
          <w:i/>
          <w:iCs/>
        </w:rPr>
        <w:t>semopy 2: A Structural Equation Modeling Package with Random Effects in Python</w:t>
      </w:r>
      <w:r>
        <w:t xml:space="preserve"> (arXiv:2106.01140). arXiv. https://doi.org/10.48550/arXiv.2106.01140</w:t>
      </w:r>
    </w:p>
    <w:p w14:paraId="73F37E5E" w14:textId="77777777" w:rsidR="002225BC" w:rsidRDefault="002225BC" w:rsidP="002225BC">
      <w:pPr>
        <w:pStyle w:val="Bibliography"/>
      </w:pPr>
      <w:r>
        <w:t xml:space="preserve">Mills, J. (2016). </w:t>
      </w:r>
      <w:r>
        <w:rPr>
          <w:i/>
          <w:iCs/>
        </w:rPr>
        <w:t>A mixed methods approach to investigating cognitive load and cognitive presence in an online and face-to-face college algebra course: Vol. Ph.D.</w:t>
      </w:r>
      <w:r>
        <w:t xml:space="preserve"> https://doi.org/10.13023/ETD.2016.069</w:t>
      </w:r>
    </w:p>
    <w:p w14:paraId="5F43E15F" w14:textId="77777777" w:rsidR="002225BC" w:rsidRDefault="002225BC" w:rsidP="002225BC">
      <w:pPr>
        <w:pStyle w:val="Bibliography"/>
      </w:pPr>
      <w:r>
        <w:t xml:space="preserve">Moore, J. (2014). Effects of Online Interaction and Instructor Presence on Students’ Satisfaction and Success with Online Undergraduate Public Relations Courses. </w:t>
      </w:r>
      <w:r>
        <w:rPr>
          <w:i/>
          <w:iCs/>
        </w:rPr>
        <w:t>Journalism &amp; Mass Communication Educator</w:t>
      </w:r>
      <w:r>
        <w:t xml:space="preserve">, </w:t>
      </w:r>
      <w:r>
        <w:rPr>
          <w:i/>
          <w:iCs/>
        </w:rPr>
        <w:t>69</w:t>
      </w:r>
      <w:r>
        <w:t>(3), 271–288. https://doi.org/10.1177/1077695814536398</w:t>
      </w:r>
    </w:p>
    <w:p w14:paraId="0AC5E530" w14:textId="556748A9" w:rsidR="00685F60" w:rsidRDefault="002225BC" w:rsidP="00685F60">
      <w:pPr>
        <w:pStyle w:val="Bibliography"/>
      </w:pPr>
      <w:r>
        <w:rPr>
          <w:i/>
          <w:iCs/>
        </w:rPr>
        <w:t>National Center for Education Statistics</w:t>
      </w:r>
      <w:r>
        <w:t>. (n.d.). National Center for Education Statistics Fast Facts: Distance Learning; National Center for Education Statistics. Retrieved November 23, 2021, from https://nces.ed.gov/fastfacts/display.asp?id=80</w:t>
      </w:r>
    </w:p>
    <w:p w14:paraId="569CB984" w14:textId="77777777" w:rsidR="00003D3B" w:rsidRDefault="00685F60" w:rsidP="00685F60">
      <w:pPr>
        <w:pStyle w:val="Bibliography"/>
        <w:rPr>
          <w:sz w:val="23"/>
          <w:szCs w:val="23"/>
        </w:rPr>
      </w:pPr>
      <w:r>
        <w:t xml:space="preserve"> </w:t>
      </w:r>
      <w:r>
        <w:rPr>
          <w:sz w:val="23"/>
          <w:szCs w:val="23"/>
        </w:rPr>
        <w:t xml:space="preserve">Ozogul, G., Zhu, M., Phillips, T. M. (2022). Perceived and actual cognitive presence: A case study of an intentionally-designed asynchronous online course. </w:t>
      </w:r>
      <w:r>
        <w:rPr>
          <w:i/>
          <w:iCs/>
          <w:sz w:val="23"/>
          <w:szCs w:val="23"/>
        </w:rPr>
        <w:t>Online Learning, 26</w:t>
      </w:r>
      <w:r>
        <w:rPr>
          <w:sz w:val="23"/>
          <w:szCs w:val="23"/>
        </w:rPr>
        <w:t xml:space="preserve">(1), 38-57. DOI: 10.24059/olj.v26i1.3051 </w:t>
      </w:r>
    </w:p>
    <w:p w14:paraId="416477F4" w14:textId="40D8C224" w:rsidR="002225BC" w:rsidRDefault="002225BC" w:rsidP="00685F60">
      <w:pPr>
        <w:pStyle w:val="Bibliography"/>
      </w:pPr>
      <w:r>
        <w:t xml:space="preserve">Pilkington, O. A. (2018). Active Learning for an Online Composition Classroom: Blogging As an Enhancement of Online Curriculum. </w:t>
      </w:r>
      <w:r>
        <w:rPr>
          <w:i/>
          <w:iCs/>
        </w:rPr>
        <w:t>Journal of Educational Technology Systems</w:t>
      </w:r>
      <w:r>
        <w:t xml:space="preserve">, </w:t>
      </w:r>
      <w:r>
        <w:rPr>
          <w:i/>
          <w:iCs/>
        </w:rPr>
        <w:t>47</w:t>
      </w:r>
      <w:r>
        <w:t>(2), 213–226. https://doi.org/10.1177/0047239518788278</w:t>
      </w:r>
    </w:p>
    <w:p w14:paraId="6AA33A02" w14:textId="1166F755" w:rsidR="00A868F6" w:rsidRPr="000C474C" w:rsidRDefault="00A868F6" w:rsidP="002225BC">
      <w:pPr>
        <w:pStyle w:val="Bibliography"/>
      </w:pPr>
      <w:r>
        <w:t xml:space="preserve">Ratan, R., Ucha, C., Lei, Y., Lim, C., Triwibowo, W., Yelon, S., Sheahan, A., Lamb, B., Deni, B., &amp; </w:t>
      </w:r>
      <w:r w:rsidR="0031594C">
        <w:t xml:space="preserve">Chen, V. (2022). How do social presence and active learning in synchronous and asynchronous online </w:t>
      </w:r>
      <w:r w:rsidR="0031594C">
        <w:lastRenderedPageBreak/>
        <w:t xml:space="preserve">classes relate to students' perceived course gains? </w:t>
      </w:r>
      <w:r w:rsidR="000C474C">
        <w:rPr>
          <w:i/>
          <w:iCs/>
        </w:rPr>
        <w:t xml:space="preserve">Computers &amp; Education, </w:t>
      </w:r>
      <w:r w:rsidR="009E6C96">
        <w:t xml:space="preserve">191, </w:t>
      </w:r>
      <w:r w:rsidR="006310A9" w:rsidRPr="006310A9">
        <w:t>104621</w:t>
      </w:r>
      <w:r w:rsidR="006310A9">
        <w:t xml:space="preserve">. </w:t>
      </w:r>
      <w:r w:rsidR="00F37EAA" w:rsidRPr="00F37EAA">
        <w:t>https://doi.org/10.1016/j.compedu.2022.104621</w:t>
      </w:r>
    </w:p>
    <w:p w14:paraId="465AAAB9" w14:textId="71191764" w:rsidR="002225BC" w:rsidRDefault="002225BC" w:rsidP="002225BC">
      <w:pPr>
        <w:pStyle w:val="Bibliography"/>
      </w:pPr>
      <w:r>
        <w:t xml:space="preserve">Rossi, I. V., de Lima, J. D., Sabatke, B., Nunes, M. A. F., Ramirez, G. E., &amp; Ramirez, M. I. (2021). Active learning tools improve the learning outcomes, scientific attitude, and critical thinking in higher education: Experiences in an online course during the COVID-19 pandemic. </w:t>
      </w:r>
      <w:r>
        <w:rPr>
          <w:i/>
          <w:iCs/>
        </w:rPr>
        <w:t>Biochemistry and Molecular Biology Education</w:t>
      </w:r>
      <w:r>
        <w:t xml:space="preserve">, </w:t>
      </w:r>
      <w:r>
        <w:rPr>
          <w:i/>
          <w:iCs/>
        </w:rPr>
        <w:t>49</w:t>
      </w:r>
      <w:r>
        <w:t>(6), 888–903. https://doi.org/10.1002/bmb.21574</w:t>
      </w:r>
    </w:p>
    <w:p w14:paraId="1F54684E" w14:textId="77777777" w:rsidR="002225BC" w:rsidRDefault="002225BC" w:rsidP="002225BC">
      <w:pPr>
        <w:pStyle w:val="Bibliography"/>
      </w:pPr>
      <w:r>
        <w:t xml:space="preserve">Russell, G., &amp; Topham, P. (2012). The impact of social anxiety on student learning and well-being in higher education. </w:t>
      </w:r>
      <w:r>
        <w:rPr>
          <w:i/>
          <w:iCs/>
        </w:rPr>
        <w:t>Journal of Mental Health</w:t>
      </w:r>
      <w:r>
        <w:t xml:space="preserve">, </w:t>
      </w:r>
      <w:r>
        <w:rPr>
          <w:i/>
          <w:iCs/>
        </w:rPr>
        <w:t>21</w:t>
      </w:r>
      <w:r>
        <w:t>(4), 375–385. https://doi.org/10.3109/09638237.2012.694505</w:t>
      </w:r>
    </w:p>
    <w:p w14:paraId="04323DCC" w14:textId="77777777" w:rsidR="002225BC" w:rsidRDefault="002225BC" w:rsidP="002225BC">
      <w:pPr>
        <w:pStyle w:val="Bibliography"/>
      </w:pPr>
      <w:r>
        <w:t xml:space="preserve">Shea, P., &amp; Bidjerano, T. (2009). Community of inquiry as a theoretical framework to foster “epistemic engagement” and “cognitive presence” in online education. </w:t>
      </w:r>
      <w:r>
        <w:rPr>
          <w:i/>
          <w:iCs/>
        </w:rPr>
        <w:t>Computers &amp; Education</w:t>
      </w:r>
      <w:r>
        <w:t xml:space="preserve">, </w:t>
      </w:r>
      <w:r>
        <w:rPr>
          <w:i/>
          <w:iCs/>
        </w:rPr>
        <w:t>52</w:t>
      </w:r>
      <w:r>
        <w:t>(3), 543–553. https://doi.org/10.1016/j.compedu.2008.10.007</w:t>
      </w:r>
    </w:p>
    <w:p w14:paraId="16797D33" w14:textId="77777777" w:rsidR="002225BC" w:rsidRDefault="002225BC" w:rsidP="002225BC">
      <w:pPr>
        <w:pStyle w:val="Bibliography"/>
      </w:pPr>
      <w:r>
        <w:t xml:space="preserve">Silva, L. A. (2018). Moderating Relationships: Online Learners’ Cognitive Presence and Non-designer Instructor’s Teaching Presence [Ph.D., Grand Canyon University]. In </w:t>
      </w:r>
      <w:r>
        <w:rPr>
          <w:i/>
          <w:iCs/>
        </w:rPr>
        <w:t>ProQuest Dissertations and Theses</w:t>
      </w:r>
      <w:r>
        <w:t>. https://www.proquest.com/docview/2031574013/abstract/5AC5BE3132C54869PQ/1</w:t>
      </w:r>
    </w:p>
    <w:p w14:paraId="4DC4C8F2" w14:textId="77777777" w:rsidR="002225BC" w:rsidRDefault="002225BC" w:rsidP="002225BC">
      <w:pPr>
        <w:pStyle w:val="Bibliography"/>
      </w:pPr>
      <w:r>
        <w:t xml:space="preserve">Sinclair, E. (2017). A Case Study on the Importance of Peer Support for e-Learners: </w:t>
      </w:r>
      <w:r>
        <w:rPr>
          <w:i/>
          <w:iCs/>
        </w:rPr>
        <w:t>Proceedings of the 9th International Conference on Computer Supported Education</w:t>
      </w:r>
      <w:r>
        <w:t>, 280–284. https://doi.org/10.5220/0006263602800284</w:t>
      </w:r>
    </w:p>
    <w:p w14:paraId="115DC754" w14:textId="77777777" w:rsidR="002225BC" w:rsidRDefault="002225BC" w:rsidP="002225BC">
      <w:pPr>
        <w:pStyle w:val="Bibliography"/>
      </w:pPr>
      <w:r>
        <w:t xml:space="preserve">Stachel, J., Marghitu, D., Brahim, T. B., Sims, R., Reynolds, L., &amp; Czelusniak, V. (2013). Managing cognitive load in introductory programming courses: A cognitive aware scaffolding tool. </w:t>
      </w:r>
      <w:r>
        <w:rPr>
          <w:i/>
          <w:iCs/>
        </w:rPr>
        <w:t>Journal of Integrated Design and Process Science</w:t>
      </w:r>
      <w:r>
        <w:t xml:space="preserve">, </w:t>
      </w:r>
      <w:r>
        <w:rPr>
          <w:i/>
          <w:iCs/>
        </w:rPr>
        <w:t>17</w:t>
      </w:r>
      <w:r>
        <w:t>(1), 37–54. https://doi.org/10.3233/jid-2013-0004</w:t>
      </w:r>
    </w:p>
    <w:p w14:paraId="55B4AC11" w14:textId="77777777" w:rsidR="002225BC" w:rsidRDefault="002225BC" w:rsidP="002225BC">
      <w:pPr>
        <w:pStyle w:val="Bibliography"/>
      </w:pPr>
      <w:r>
        <w:t xml:space="preserve">Stiller, K. D., &amp; Koster, A. (2016). Learner attrition in an advanced vocational online training: The role of computer attitude, computer anxiety, and online learning experience. </w:t>
      </w:r>
      <w:r>
        <w:rPr>
          <w:i/>
          <w:iCs/>
        </w:rPr>
        <w:t>European Journal of Open, Distance, and E-Learning</w:t>
      </w:r>
      <w:r>
        <w:t xml:space="preserve">, </w:t>
      </w:r>
      <w:r>
        <w:rPr>
          <w:i/>
          <w:iCs/>
        </w:rPr>
        <w:t>19</w:t>
      </w:r>
      <w:r>
        <w:t>(2), 1–14.</w:t>
      </w:r>
    </w:p>
    <w:p w14:paraId="0F39FE1E" w14:textId="77777777" w:rsidR="002225BC" w:rsidRDefault="002225BC" w:rsidP="002225BC">
      <w:pPr>
        <w:pStyle w:val="Bibliography"/>
      </w:pPr>
      <w:r>
        <w:lastRenderedPageBreak/>
        <w:t xml:space="preserve">Swan, K., &amp; Shih, L. F. (2005). On the nature and development of social presence in online course discussions. </w:t>
      </w:r>
      <w:r>
        <w:rPr>
          <w:i/>
          <w:iCs/>
        </w:rPr>
        <w:t>Journal of Asynchronous Learning Networks JALN</w:t>
      </w:r>
      <w:r>
        <w:t xml:space="preserve">, </w:t>
      </w:r>
      <w:r>
        <w:rPr>
          <w:i/>
          <w:iCs/>
        </w:rPr>
        <w:t>9</w:t>
      </w:r>
      <w:r>
        <w:t>(3), 115.</w:t>
      </w:r>
    </w:p>
    <w:p w14:paraId="3ED674A1" w14:textId="77777777" w:rsidR="002225BC" w:rsidRDefault="002225BC" w:rsidP="002225BC">
      <w:pPr>
        <w:pStyle w:val="Bibliography"/>
      </w:pPr>
      <w:r>
        <w:t xml:space="preserve">Theobald, E. J., Hill, M. J., Tran, E., Agrawal, S., Arroyo, E. N., Behling, S., Chambwe, N., Cintrón, D. L., Cooper, J. D., Dunster, G., Grummer, J. A., Hennessey, K., Hsiao, J., Iranon, N., Jones, L., Jordt, H., Keller, M., Lacey, M. E., Littlefield, C. E., … Freeman, S. (2020). Active learning narrows achievement gaps for underrepresented students in undergraduate science, technology, engineering, and math. </w:t>
      </w:r>
      <w:r>
        <w:rPr>
          <w:i/>
          <w:iCs/>
        </w:rPr>
        <w:t>Proceedings of the National Academy of Sciences</w:t>
      </w:r>
      <w:r>
        <w:t xml:space="preserve">, </w:t>
      </w:r>
      <w:r>
        <w:rPr>
          <w:i/>
          <w:iCs/>
        </w:rPr>
        <w:t>117</w:t>
      </w:r>
      <w:r>
        <w:t>(12), 6476–6483. https://doi.org/10.1073/pnas.1916903117</w:t>
      </w:r>
    </w:p>
    <w:p w14:paraId="44451303" w14:textId="77777777" w:rsidR="002225BC" w:rsidRDefault="002225BC" w:rsidP="002225BC">
      <w:pPr>
        <w:pStyle w:val="Bibliography"/>
      </w:pPr>
      <w:r>
        <w:t xml:space="preserve">Tucker, L. R., &amp; Lewis, C. (1973). A reliability coefficient for maximum likelihood factor analysis. </w:t>
      </w:r>
      <w:r>
        <w:rPr>
          <w:i/>
          <w:iCs/>
        </w:rPr>
        <w:t>Psychometrika</w:t>
      </w:r>
      <w:r>
        <w:t xml:space="preserve">, </w:t>
      </w:r>
      <w:r>
        <w:rPr>
          <w:i/>
          <w:iCs/>
        </w:rPr>
        <w:t>38</w:t>
      </w:r>
      <w:r>
        <w:t>(1), 1–10. https://doi.org/10.1007/BF02291170</w:t>
      </w:r>
    </w:p>
    <w:p w14:paraId="28F741B8" w14:textId="77777777" w:rsidR="002225BC" w:rsidRDefault="002225BC" w:rsidP="002225BC">
      <w:pPr>
        <w:pStyle w:val="Bibliography"/>
      </w:pPr>
      <w:r>
        <w:t xml:space="preserve">Tyler-Smith, K. (2006). Early Attrition among First Time eLearners: A Review of Factors that Contribute to Drop-out, Withdrawal, and Non-completion Rates of Adult Learners undertaking eLearning Programmes. </w:t>
      </w:r>
      <w:r>
        <w:rPr>
          <w:i/>
          <w:iCs/>
        </w:rPr>
        <w:t>Journal of Online Learning and Teaching</w:t>
      </w:r>
      <w:r>
        <w:t xml:space="preserve">, </w:t>
      </w:r>
      <w:r>
        <w:rPr>
          <w:i/>
          <w:iCs/>
        </w:rPr>
        <w:t>2</w:t>
      </w:r>
      <w:r>
        <w:t>(2), 73–85.</w:t>
      </w:r>
    </w:p>
    <w:p w14:paraId="30A0EB57" w14:textId="77777777" w:rsidR="002225BC" w:rsidRDefault="002225BC" w:rsidP="002225BC">
      <w:pPr>
        <w:pStyle w:val="Bibliography"/>
      </w:pPr>
      <w:r>
        <w:t xml:space="preserve">Vuopala, E., Hyvönen, P., &amp; Järvelä, S. (2016). Interaction forms in successful collaborative learning in virtual learning environments. </w:t>
      </w:r>
      <w:r>
        <w:rPr>
          <w:i/>
          <w:iCs/>
        </w:rPr>
        <w:t>Active Learning in Higher Education</w:t>
      </w:r>
      <w:r>
        <w:t xml:space="preserve">, </w:t>
      </w:r>
      <w:r>
        <w:rPr>
          <w:i/>
          <w:iCs/>
        </w:rPr>
        <w:t>17</w:t>
      </w:r>
      <w:r>
        <w:t>(1), 25–38. https://doi.org/10.1177/1469787415616730</w:t>
      </w:r>
    </w:p>
    <w:p w14:paraId="287124A0" w14:textId="77777777" w:rsidR="002225BC" w:rsidRDefault="002225BC" w:rsidP="002225BC">
      <w:pPr>
        <w:pStyle w:val="Bibliography"/>
      </w:pPr>
      <w:r>
        <w:t xml:space="preserve">Wang, C., Fang, T., &amp; Gu, Y. (2020). Learning performance and behavioral patterns of online collaborative learning: Impact of cognitive load and affordances of different multimedia. </w:t>
      </w:r>
      <w:r>
        <w:rPr>
          <w:i/>
          <w:iCs/>
        </w:rPr>
        <w:t>Computers &amp; Education</w:t>
      </w:r>
      <w:r>
        <w:t xml:space="preserve">, </w:t>
      </w:r>
      <w:r>
        <w:rPr>
          <w:i/>
          <w:iCs/>
        </w:rPr>
        <w:t>143</w:t>
      </w:r>
      <w:r>
        <w:t>, 103683. https://doi.org/10.1016/j.compedu.2019.103683</w:t>
      </w:r>
    </w:p>
    <w:p w14:paraId="1796D48F" w14:textId="77777777" w:rsidR="002225BC" w:rsidRDefault="002225BC" w:rsidP="002225BC">
      <w:pPr>
        <w:pStyle w:val="Bibliography"/>
      </w:pPr>
      <w:r>
        <w:t xml:space="preserve">Whitcomb, K. M., Cwik, S., &amp; Singh, C. (2021). Not All Disadvantages Are Equal: Racial/Ethnic Minority Students Have Largest Disadvantage Among Demographic Groups in Both STEM and Non-STEM GPA. </w:t>
      </w:r>
      <w:r>
        <w:rPr>
          <w:i/>
          <w:iCs/>
        </w:rPr>
        <w:t>AERA Open</w:t>
      </w:r>
      <w:r>
        <w:t xml:space="preserve">, </w:t>
      </w:r>
      <w:r>
        <w:rPr>
          <w:i/>
          <w:iCs/>
        </w:rPr>
        <w:t>7</w:t>
      </w:r>
      <w:r>
        <w:t>, 23328584211059823. https://doi.org/10.1177/23328584211059823</w:t>
      </w:r>
    </w:p>
    <w:p w14:paraId="106541E7" w14:textId="77777777" w:rsidR="002225BC" w:rsidRDefault="002225BC" w:rsidP="002225BC">
      <w:pPr>
        <w:pStyle w:val="Bibliography"/>
      </w:pPr>
      <w:r>
        <w:t xml:space="preserve">Yu, J., Huang, C., Wang, X., &amp; Tu, Y. (2020). Exploring the Relationships Among Interaction, Emotional Engagement and Learning Persistence in Online Learning Environments. </w:t>
      </w:r>
      <w:r>
        <w:rPr>
          <w:i/>
          <w:iCs/>
        </w:rPr>
        <w:t xml:space="preserve">2020 International </w:t>
      </w:r>
      <w:r>
        <w:rPr>
          <w:i/>
          <w:iCs/>
        </w:rPr>
        <w:lastRenderedPageBreak/>
        <w:t>Symposium on Educational Technology (ISET)</w:t>
      </w:r>
      <w:r>
        <w:t>, 293–297. https://doi.org/10.1109/ISET49818.2020.00070</w:t>
      </w:r>
    </w:p>
    <w:p w14:paraId="179DE721" w14:textId="77777777" w:rsidR="002225BC" w:rsidRDefault="002225BC" w:rsidP="002225BC">
      <w:pPr>
        <w:pStyle w:val="Bibliography"/>
      </w:pPr>
      <w:r>
        <w:t xml:space="preserve">Zhang, Y., Tian, Y., Yao, L., Duan, C., Sun, X., &amp; Niu, G. (2023). Teaching presence promotes learner affective engagement: The roles of cognitive load and need for cognition. </w:t>
      </w:r>
      <w:r>
        <w:rPr>
          <w:i/>
          <w:iCs/>
        </w:rPr>
        <w:t>Teaching and Teacher Education</w:t>
      </w:r>
      <w:r>
        <w:t xml:space="preserve">, </w:t>
      </w:r>
      <w:r>
        <w:rPr>
          <w:i/>
          <w:iCs/>
        </w:rPr>
        <w:t>129</w:t>
      </w:r>
      <w:r>
        <w:t>, 104167. https://doi.org/10.1016/j.tate.2023.104167</w:t>
      </w:r>
    </w:p>
    <w:p w14:paraId="1FB896E9" w14:textId="77777777" w:rsidR="002225BC" w:rsidRDefault="002225BC" w:rsidP="002225BC">
      <w:pPr>
        <w:pStyle w:val="Bibliography"/>
      </w:pPr>
      <w:r>
        <w:t xml:space="preserve">Zhu, X. (2018). Facilitating Effective Online Discourse: Investigating Factors Influencing Students’ Cognitive Presence in Online Learning. </w:t>
      </w:r>
      <w:r>
        <w:rPr>
          <w:i/>
          <w:iCs/>
        </w:rPr>
        <w:t>Master’s Theses</w:t>
      </w:r>
      <w:r>
        <w:t>. https://opencommons.uconn.edu/gs_theses/1277</w:t>
      </w:r>
    </w:p>
    <w:p w14:paraId="01F98762" w14:textId="675CF75C" w:rsidR="002B4B6B" w:rsidRDefault="00C33A98" w:rsidP="00972AA9">
      <w:pPr>
        <w:rPr>
          <w:rFonts w:cs="Arial"/>
          <w:bCs/>
          <w:szCs w:val="20"/>
        </w:rPr>
      </w:pPr>
      <w:r w:rsidRPr="002C3135">
        <w:rPr>
          <w:rFonts w:cs="Arial"/>
          <w:bCs/>
          <w:szCs w:val="20"/>
        </w:rPr>
        <w:fldChar w:fldCharType="end"/>
      </w:r>
    </w:p>
    <w:p w14:paraId="5F0E9591" w14:textId="24646C8C" w:rsidR="00972AA9" w:rsidRPr="00972AA9" w:rsidRDefault="00972AA9" w:rsidP="00972AA9">
      <w:pPr>
        <w:pageBreakBefore/>
        <w:rPr>
          <w:rFonts w:cs="Arial"/>
          <w:b/>
          <w:szCs w:val="20"/>
        </w:rPr>
      </w:pPr>
      <w:r w:rsidRPr="00972AA9">
        <w:rPr>
          <w:rFonts w:cs="Arial"/>
          <w:b/>
          <w:szCs w:val="20"/>
        </w:rPr>
        <w:lastRenderedPageBreak/>
        <w:t>Appendix A</w:t>
      </w:r>
    </w:p>
    <w:tbl>
      <w:tblPr>
        <w:tblW w:w="9355" w:type="dxa"/>
        <w:tblLook w:val="04A0" w:firstRow="1" w:lastRow="0" w:firstColumn="1" w:lastColumn="0" w:noHBand="0" w:noVBand="1"/>
      </w:tblPr>
      <w:tblGrid>
        <w:gridCol w:w="928"/>
        <w:gridCol w:w="1328"/>
        <w:gridCol w:w="1339"/>
        <w:gridCol w:w="527"/>
        <w:gridCol w:w="928"/>
        <w:gridCol w:w="1335"/>
        <w:gridCol w:w="2970"/>
      </w:tblGrid>
      <w:tr w:rsidR="00972AA9" w:rsidRPr="00EB7971" w14:paraId="27F2004E" w14:textId="77777777" w:rsidTr="00ED4ED6">
        <w:trPr>
          <w:trHeight w:val="320"/>
        </w:trPr>
        <w:tc>
          <w:tcPr>
            <w:tcW w:w="3595" w:type="dxa"/>
            <w:gridSpan w:val="3"/>
            <w:tcBorders>
              <w:bottom w:val="single" w:sz="4" w:space="0" w:color="auto"/>
            </w:tcBorders>
            <w:shd w:val="clear" w:color="auto" w:fill="auto"/>
            <w:noWrap/>
            <w:vAlign w:val="bottom"/>
            <w:hideMark/>
          </w:tcPr>
          <w:p w14:paraId="4D8CB8E3" w14:textId="77777777" w:rsidR="00972AA9" w:rsidRPr="00EB7971" w:rsidRDefault="00972AA9" w:rsidP="00ED4ED6">
            <w:pPr>
              <w:jc w:val="center"/>
              <w:rPr>
                <w:rFonts w:cs="Arial"/>
                <w:b/>
                <w:bCs/>
                <w:color w:val="000000"/>
                <w:szCs w:val="20"/>
              </w:rPr>
            </w:pPr>
            <w:r w:rsidRPr="00EB7971">
              <w:rPr>
                <w:rFonts w:cs="Arial"/>
                <w:b/>
                <w:bCs/>
                <w:color w:val="000000"/>
                <w:szCs w:val="20"/>
              </w:rPr>
              <w:t>Community of Inquiry Instrument</w:t>
            </w:r>
          </w:p>
        </w:tc>
        <w:tc>
          <w:tcPr>
            <w:tcW w:w="527" w:type="dxa"/>
            <w:tcBorders>
              <w:top w:val="nil"/>
              <w:left w:val="nil"/>
              <w:bottom w:val="nil"/>
              <w:right w:val="nil"/>
            </w:tcBorders>
            <w:shd w:val="clear" w:color="auto" w:fill="auto"/>
            <w:noWrap/>
            <w:vAlign w:val="bottom"/>
            <w:hideMark/>
          </w:tcPr>
          <w:p w14:paraId="2A9DB4CF" w14:textId="77777777" w:rsidR="00972AA9" w:rsidRPr="00EB7971" w:rsidRDefault="00972AA9" w:rsidP="00ED4ED6">
            <w:pPr>
              <w:jc w:val="center"/>
              <w:rPr>
                <w:rFonts w:cs="Arial"/>
                <w:b/>
                <w:bCs/>
                <w:color w:val="000000"/>
                <w:szCs w:val="20"/>
              </w:rPr>
            </w:pPr>
          </w:p>
        </w:tc>
        <w:tc>
          <w:tcPr>
            <w:tcW w:w="5233" w:type="dxa"/>
            <w:gridSpan w:val="3"/>
            <w:tcBorders>
              <w:top w:val="nil"/>
              <w:left w:val="nil"/>
              <w:bottom w:val="nil"/>
              <w:right w:val="nil"/>
            </w:tcBorders>
            <w:shd w:val="clear" w:color="auto" w:fill="auto"/>
            <w:noWrap/>
            <w:vAlign w:val="bottom"/>
            <w:hideMark/>
          </w:tcPr>
          <w:p w14:paraId="7F2E2297" w14:textId="77777777" w:rsidR="00972AA9" w:rsidRPr="00EB7971" w:rsidRDefault="00972AA9" w:rsidP="00ED4ED6">
            <w:pPr>
              <w:jc w:val="center"/>
              <w:rPr>
                <w:rFonts w:cs="Arial"/>
                <w:b/>
                <w:bCs/>
                <w:color w:val="000000"/>
                <w:szCs w:val="20"/>
              </w:rPr>
            </w:pPr>
            <w:r w:rsidRPr="00EB7971">
              <w:rPr>
                <w:rFonts w:cs="Arial"/>
                <w:b/>
                <w:bCs/>
                <w:color w:val="000000"/>
                <w:szCs w:val="20"/>
              </w:rPr>
              <w:t>Cognitive Load Instrument</w:t>
            </w:r>
          </w:p>
        </w:tc>
      </w:tr>
      <w:tr w:rsidR="00972AA9" w:rsidRPr="00EB7971" w14:paraId="46BBD3A1"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0A027726" w14:textId="77777777" w:rsidR="00972AA9" w:rsidRPr="00EB7971" w:rsidRDefault="00972AA9" w:rsidP="00ED4ED6">
            <w:pPr>
              <w:rPr>
                <w:rFonts w:cs="Arial"/>
                <w:color w:val="000000"/>
                <w:sz w:val="16"/>
                <w:szCs w:val="16"/>
              </w:rPr>
            </w:pPr>
            <w:r w:rsidRPr="00EB7971">
              <w:rPr>
                <w:rFonts w:cs="Arial"/>
                <w:bCs/>
                <w:color w:val="000000"/>
                <w:sz w:val="16"/>
                <w:szCs w:val="16"/>
              </w:rPr>
              <w:t>Original Number</w:t>
            </w:r>
          </w:p>
        </w:tc>
        <w:tc>
          <w:tcPr>
            <w:tcW w:w="1328" w:type="dxa"/>
            <w:tcBorders>
              <w:top w:val="nil"/>
              <w:left w:val="nil"/>
              <w:bottom w:val="single" w:sz="4" w:space="0" w:color="auto"/>
              <w:right w:val="single" w:sz="4" w:space="0" w:color="auto"/>
            </w:tcBorders>
            <w:shd w:val="clear" w:color="auto" w:fill="auto"/>
            <w:vAlign w:val="center"/>
            <w:hideMark/>
          </w:tcPr>
          <w:p w14:paraId="1BA192DF" w14:textId="77777777" w:rsidR="00972AA9" w:rsidRPr="00EB7971" w:rsidRDefault="00972AA9" w:rsidP="00ED4ED6">
            <w:pPr>
              <w:rPr>
                <w:rFonts w:cs="Arial"/>
                <w:color w:val="000000"/>
                <w:sz w:val="16"/>
                <w:szCs w:val="16"/>
              </w:rPr>
            </w:pPr>
            <w:r w:rsidRPr="00EB7971">
              <w:rPr>
                <w:rFonts w:cs="Arial"/>
                <w:bCs/>
                <w:color w:val="000000"/>
                <w:sz w:val="16"/>
                <w:szCs w:val="16"/>
              </w:rPr>
              <w:t>Abbreviation</w:t>
            </w:r>
          </w:p>
        </w:tc>
        <w:tc>
          <w:tcPr>
            <w:tcW w:w="1339" w:type="dxa"/>
            <w:tcBorders>
              <w:top w:val="nil"/>
              <w:left w:val="nil"/>
              <w:bottom w:val="single" w:sz="4" w:space="0" w:color="auto"/>
              <w:right w:val="single" w:sz="4" w:space="0" w:color="auto"/>
            </w:tcBorders>
            <w:shd w:val="clear" w:color="auto" w:fill="auto"/>
            <w:vAlign w:val="center"/>
            <w:hideMark/>
          </w:tcPr>
          <w:p w14:paraId="208C32FB" w14:textId="77777777" w:rsidR="00972AA9" w:rsidRPr="00EB7971" w:rsidRDefault="00972AA9" w:rsidP="00ED4ED6">
            <w:pPr>
              <w:rPr>
                <w:rFonts w:cs="Arial"/>
                <w:color w:val="000000"/>
                <w:sz w:val="16"/>
                <w:szCs w:val="16"/>
              </w:rPr>
            </w:pPr>
            <w:r w:rsidRPr="00EB7971">
              <w:rPr>
                <w:rFonts w:cs="Arial"/>
                <w:bCs/>
                <w:color w:val="000000"/>
                <w:sz w:val="16"/>
                <w:szCs w:val="16"/>
              </w:rPr>
              <w:t>Full Name</w:t>
            </w:r>
          </w:p>
        </w:tc>
        <w:tc>
          <w:tcPr>
            <w:tcW w:w="527" w:type="dxa"/>
            <w:tcBorders>
              <w:top w:val="nil"/>
              <w:left w:val="nil"/>
              <w:bottom w:val="nil"/>
              <w:right w:val="nil"/>
            </w:tcBorders>
            <w:shd w:val="clear" w:color="auto" w:fill="auto"/>
            <w:noWrap/>
            <w:vAlign w:val="bottom"/>
            <w:hideMark/>
          </w:tcPr>
          <w:p w14:paraId="3D8C82FA" w14:textId="77777777" w:rsidR="00972AA9" w:rsidRPr="00EB7971" w:rsidRDefault="00972AA9" w:rsidP="00ED4ED6">
            <w:pPr>
              <w:rPr>
                <w:rFonts w:cs="Arial"/>
                <w:color w:val="000000"/>
                <w:sz w:val="16"/>
                <w:szCs w:val="16"/>
              </w:rPr>
            </w:pPr>
          </w:p>
        </w:tc>
        <w:tc>
          <w:tcPr>
            <w:tcW w:w="9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988B6" w14:textId="77777777" w:rsidR="00972AA9" w:rsidRPr="00EB7971" w:rsidRDefault="00972AA9" w:rsidP="00ED4ED6">
            <w:pPr>
              <w:rPr>
                <w:rFonts w:cs="Arial"/>
                <w:color w:val="000000"/>
                <w:sz w:val="16"/>
                <w:szCs w:val="16"/>
              </w:rPr>
            </w:pPr>
            <w:r w:rsidRPr="00EB7971">
              <w:rPr>
                <w:rFonts w:cs="Arial"/>
                <w:bCs/>
                <w:color w:val="000000"/>
                <w:sz w:val="16"/>
                <w:szCs w:val="16"/>
              </w:rPr>
              <w:t>Original Number</w:t>
            </w:r>
          </w:p>
        </w:tc>
        <w:tc>
          <w:tcPr>
            <w:tcW w:w="1335" w:type="dxa"/>
            <w:tcBorders>
              <w:top w:val="single" w:sz="4" w:space="0" w:color="auto"/>
              <w:left w:val="nil"/>
              <w:bottom w:val="single" w:sz="4" w:space="0" w:color="auto"/>
              <w:right w:val="single" w:sz="4" w:space="0" w:color="auto"/>
            </w:tcBorders>
            <w:shd w:val="clear" w:color="auto" w:fill="auto"/>
            <w:vAlign w:val="center"/>
            <w:hideMark/>
          </w:tcPr>
          <w:p w14:paraId="014E8A6F" w14:textId="77777777" w:rsidR="00972AA9" w:rsidRPr="00EB7971" w:rsidRDefault="00972AA9" w:rsidP="00ED4ED6">
            <w:pPr>
              <w:rPr>
                <w:rFonts w:cs="Arial"/>
                <w:color w:val="000000"/>
                <w:sz w:val="16"/>
                <w:szCs w:val="16"/>
              </w:rPr>
            </w:pPr>
            <w:r w:rsidRPr="00EB7971">
              <w:rPr>
                <w:rFonts w:cs="Arial"/>
                <w:bCs/>
                <w:color w:val="000000"/>
                <w:sz w:val="16"/>
                <w:szCs w:val="16"/>
              </w:rPr>
              <w:t>Abbreviation</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3D216F69" w14:textId="77777777" w:rsidR="00972AA9" w:rsidRPr="00EB7971" w:rsidRDefault="00972AA9" w:rsidP="00ED4ED6">
            <w:pPr>
              <w:rPr>
                <w:rFonts w:cs="Arial"/>
                <w:color w:val="000000"/>
                <w:sz w:val="16"/>
                <w:szCs w:val="16"/>
              </w:rPr>
            </w:pPr>
            <w:r w:rsidRPr="00EB7971">
              <w:rPr>
                <w:rFonts w:cs="Arial"/>
                <w:bCs/>
                <w:color w:val="000000"/>
                <w:sz w:val="16"/>
                <w:szCs w:val="16"/>
              </w:rPr>
              <w:t>Full Name</w:t>
            </w:r>
          </w:p>
        </w:tc>
      </w:tr>
      <w:tr w:rsidR="00972AA9" w:rsidRPr="00EB7971" w14:paraId="375B6FC3"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2EB2AD8B" w14:textId="77777777" w:rsidR="00972AA9" w:rsidRPr="00EB7971" w:rsidRDefault="00972AA9" w:rsidP="00ED4ED6">
            <w:pPr>
              <w:rPr>
                <w:rFonts w:cs="Arial"/>
                <w:color w:val="000000"/>
                <w:sz w:val="16"/>
                <w:szCs w:val="16"/>
              </w:rPr>
            </w:pPr>
            <w:r w:rsidRPr="00EB7971">
              <w:rPr>
                <w:rFonts w:cs="Arial"/>
                <w:bCs/>
                <w:color w:val="000000"/>
                <w:sz w:val="16"/>
                <w:szCs w:val="16"/>
              </w:rPr>
              <w:t>q1</w:t>
            </w:r>
          </w:p>
        </w:tc>
        <w:tc>
          <w:tcPr>
            <w:tcW w:w="1328" w:type="dxa"/>
            <w:tcBorders>
              <w:top w:val="nil"/>
              <w:left w:val="nil"/>
              <w:bottom w:val="single" w:sz="4" w:space="0" w:color="auto"/>
              <w:right w:val="single" w:sz="4" w:space="0" w:color="auto"/>
            </w:tcBorders>
            <w:shd w:val="clear" w:color="auto" w:fill="auto"/>
            <w:vAlign w:val="center"/>
            <w:hideMark/>
          </w:tcPr>
          <w:p w14:paraId="17B8701C" w14:textId="77777777" w:rsidR="00972AA9" w:rsidRPr="00EB7971" w:rsidRDefault="00972AA9" w:rsidP="00ED4ED6">
            <w:pPr>
              <w:rPr>
                <w:rFonts w:cs="Arial"/>
                <w:color w:val="000000"/>
                <w:sz w:val="16"/>
                <w:szCs w:val="16"/>
              </w:rPr>
            </w:pPr>
            <w:r w:rsidRPr="00EB7971">
              <w:rPr>
                <w:rFonts w:cs="Arial"/>
                <w:bCs/>
                <w:color w:val="000000"/>
                <w:sz w:val="16"/>
                <w:szCs w:val="16"/>
              </w:rPr>
              <w:t>TP_1</w:t>
            </w:r>
          </w:p>
        </w:tc>
        <w:tc>
          <w:tcPr>
            <w:tcW w:w="1339" w:type="dxa"/>
            <w:tcBorders>
              <w:top w:val="nil"/>
              <w:left w:val="nil"/>
              <w:bottom w:val="single" w:sz="4" w:space="0" w:color="auto"/>
              <w:right w:val="single" w:sz="4" w:space="0" w:color="auto"/>
            </w:tcBorders>
            <w:shd w:val="clear" w:color="auto" w:fill="auto"/>
            <w:vAlign w:val="center"/>
            <w:hideMark/>
          </w:tcPr>
          <w:p w14:paraId="19B1A802" w14:textId="77777777" w:rsidR="00972AA9" w:rsidRPr="00EB7971" w:rsidRDefault="00972AA9" w:rsidP="00ED4ED6">
            <w:pPr>
              <w:rPr>
                <w:rFonts w:cs="Arial"/>
                <w:color w:val="000000"/>
                <w:sz w:val="16"/>
                <w:szCs w:val="16"/>
              </w:rPr>
            </w:pPr>
            <w:r w:rsidRPr="00EB7971">
              <w:rPr>
                <w:rFonts w:cs="Arial"/>
                <w:bCs/>
                <w:color w:val="000000"/>
                <w:sz w:val="16"/>
                <w:szCs w:val="16"/>
              </w:rPr>
              <w:t>Teaching Presence 1</w:t>
            </w:r>
          </w:p>
        </w:tc>
        <w:tc>
          <w:tcPr>
            <w:tcW w:w="527" w:type="dxa"/>
            <w:tcBorders>
              <w:top w:val="nil"/>
              <w:left w:val="nil"/>
              <w:bottom w:val="nil"/>
              <w:right w:val="nil"/>
            </w:tcBorders>
            <w:shd w:val="clear" w:color="auto" w:fill="auto"/>
            <w:noWrap/>
            <w:vAlign w:val="bottom"/>
            <w:hideMark/>
          </w:tcPr>
          <w:p w14:paraId="4F87134B"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0BFBF16D"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MnA</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5B699985" w14:textId="77777777" w:rsidR="00972AA9" w:rsidRPr="00EB7971" w:rsidRDefault="00972AA9" w:rsidP="00ED4ED6">
            <w:pPr>
              <w:rPr>
                <w:rFonts w:cs="Arial"/>
                <w:color w:val="000000"/>
                <w:sz w:val="16"/>
                <w:szCs w:val="16"/>
              </w:rPr>
            </w:pPr>
            <w:r w:rsidRPr="00EB7971">
              <w:rPr>
                <w:rFonts w:cs="Arial"/>
                <w:color w:val="000000"/>
                <w:sz w:val="16"/>
                <w:szCs w:val="16"/>
              </w:rPr>
              <w:t>CL_UE_1</w:t>
            </w:r>
          </w:p>
        </w:tc>
        <w:tc>
          <w:tcPr>
            <w:tcW w:w="2970" w:type="dxa"/>
            <w:tcBorders>
              <w:top w:val="nil"/>
              <w:left w:val="nil"/>
              <w:bottom w:val="single" w:sz="4" w:space="0" w:color="auto"/>
              <w:right w:val="single" w:sz="4" w:space="0" w:color="auto"/>
            </w:tcBorders>
            <w:shd w:val="clear" w:color="auto" w:fill="auto"/>
            <w:vAlign w:val="center"/>
            <w:hideMark/>
          </w:tcPr>
          <w:p w14:paraId="7D33629F" w14:textId="77777777" w:rsidR="00972AA9" w:rsidRPr="00EB7971" w:rsidRDefault="00972AA9" w:rsidP="00ED4ED6">
            <w:pPr>
              <w:rPr>
                <w:rFonts w:cs="Arial"/>
                <w:color w:val="000000"/>
                <w:sz w:val="16"/>
                <w:szCs w:val="16"/>
              </w:rPr>
            </w:pPr>
            <w:r w:rsidRPr="00EB7971">
              <w:rPr>
                <w:rFonts w:cs="Arial"/>
                <w:color w:val="000000"/>
                <w:sz w:val="16"/>
                <w:szCs w:val="16"/>
              </w:rPr>
              <w:t>Cognitive Load Understanding Expectations 1</w:t>
            </w:r>
          </w:p>
        </w:tc>
      </w:tr>
      <w:tr w:rsidR="00972AA9" w:rsidRPr="00EB7971" w14:paraId="0F7BBB16"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49DB6B60" w14:textId="77777777" w:rsidR="00972AA9" w:rsidRPr="00EB7971" w:rsidRDefault="00972AA9" w:rsidP="00ED4ED6">
            <w:pPr>
              <w:rPr>
                <w:rFonts w:cs="Arial"/>
                <w:color w:val="000000"/>
                <w:sz w:val="16"/>
                <w:szCs w:val="16"/>
              </w:rPr>
            </w:pPr>
            <w:r w:rsidRPr="00EB7971">
              <w:rPr>
                <w:rFonts w:cs="Arial"/>
                <w:bCs/>
                <w:color w:val="000000"/>
                <w:sz w:val="16"/>
                <w:szCs w:val="16"/>
              </w:rPr>
              <w:t>q2</w:t>
            </w:r>
          </w:p>
        </w:tc>
        <w:tc>
          <w:tcPr>
            <w:tcW w:w="1328" w:type="dxa"/>
            <w:tcBorders>
              <w:top w:val="nil"/>
              <w:left w:val="nil"/>
              <w:bottom w:val="single" w:sz="4" w:space="0" w:color="auto"/>
              <w:right w:val="single" w:sz="4" w:space="0" w:color="auto"/>
            </w:tcBorders>
            <w:shd w:val="clear" w:color="auto" w:fill="auto"/>
            <w:vAlign w:val="center"/>
            <w:hideMark/>
          </w:tcPr>
          <w:p w14:paraId="01B30C0F" w14:textId="77777777" w:rsidR="00972AA9" w:rsidRPr="00EB7971" w:rsidRDefault="00972AA9" w:rsidP="00ED4ED6">
            <w:pPr>
              <w:rPr>
                <w:rFonts w:cs="Arial"/>
                <w:color w:val="000000"/>
                <w:sz w:val="16"/>
                <w:szCs w:val="16"/>
              </w:rPr>
            </w:pPr>
            <w:r w:rsidRPr="00EB7971">
              <w:rPr>
                <w:rFonts w:cs="Arial"/>
                <w:bCs/>
                <w:color w:val="000000"/>
                <w:sz w:val="16"/>
                <w:szCs w:val="16"/>
              </w:rPr>
              <w:t>TP_2</w:t>
            </w:r>
          </w:p>
        </w:tc>
        <w:tc>
          <w:tcPr>
            <w:tcW w:w="1339" w:type="dxa"/>
            <w:tcBorders>
              <w:top w:val="nil"/>
              <w:left w:val="nil"/>
              <w:bottom w:val="single" w:sz="4" w:space="0" w:color="auto"/>
              <w:right w:val="single" w:sz="4" w:space="0" w:color="auto"/>
            </w:tcBorders>
            <w:shd w:val="clear" w:color="auto" w:fill="auto"/>
            <w:vAlign w:val="center"/>
            <w:hideMark/>
          </w:tcPr>
          <w:p w14:paraId="4CE2482E" w14:textId="77777777" w:rsidR="00972AA9" w:rsidRPr="00EB7971" w:rsidRDefault="00972AA9" w:rsidP="00ED4ED6">
            <w:pPr>
              <w:rPr>
                <w:rFonts w:cs="Arial"/>
                <w:color w:val="000000"/>
                <w:sz w:val="16"/>
                <w:szCs w:val="16"/>
              </w:rPr>
            </w:pPr>
            <w:r w:rsidRPr="00EB7971">
              <w:rPr>
                <w:rFonts w:cs="Arial"/>
                <w:bCs/>
                <w:color w:val="000000"/>
                <w:sz w:val="16"/>
                <w:szCs w:val="16"/>
              </w:rPr>
              <w:t>Teaching Presence 2</w:t>
            </w:r>
          </w:p>
        </w:tc>
        <w:tc>
          <w:tcPr>
            <w:tcW w:w="527" w:type="dxa"/>
            <w:tcBorders>
              <w:top w:val="nil"/>
              <w:left w:val="nil"/>
              <w:bottom w:val="nil"/>
              <w:right w:val="nil"/>
            </w:tcBorders>
            <w:shd w:val="clear" w:color="auto" w:fill="auto"/>
            <w:noWrap/>
            <w:vAlign w:val="bottom"/>
            <w:hideMark/>
          </w:tcPr>
          <w:p w14:paraId="1FF7F76A"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06DB5ACE"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TmP</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28373447" w14:textId="77777777" w:rsidR="00972AA9" w:rsidRPr="00EB7971" w:rsidRDefault="00972AA9" w:rsidP="00ED4ED6">
            <w:pPr>
              <w:rPr>
                <w:rFonts w:cs="Arial"/>
                <w:color w:val="000000"/>
                <w:sz w:val="16"/>
                <w:szCs w:val="16"/>
              </w:rPr>
            </w:pPr>
            <w:r w:rsidRPr="00EB7971">
              <w:rPr>
                <w:rFonts w:cs="Arial"/>
                <w:color w:val="000000"/>
                <w:sz w:val="16"/>
                <w:szCs w:val="16"/>
              </w:rPr>
              <w:t>CL_UE_2</w:t>
            </w:r>
          </w:p>
        </w:tc>
        <w:tc>
          <w:tcPr>
            <w:tcW w:w="2970" w:type="dxa"/>
            <w:tcBorders>
              <w:top w:val="nil"/>
              <w:left w:val="nil"/>
              <w:bottom w:val="single" w:sz="4" w:space="0" w:color="auto"/>
              <w:right w:val="single" w:sz="4" w:space="0" w:color="auto"/>
            </w:tcBorders>
            <w:shd w:val="clear" w:color="auto" w:fill="auto"/>
            <w:vAlign w:val="bottom"/>
            <w:hideMark/>
          </w:tcPr>
          <w:p w14:paraId="68DD5E68" w14:textId="77777777" w:rsidR="00972AA9" w:rsidRPr="00EB7971" w:rsidRDefault="00972AA9" w:rsidP="00ED4ED6">
            <w:pPr>
              <w:rPr>
                <w:rFonts w:cs="Arial"/>
                <w:color w:val="000000"/>
                <w:sz w:val="16"/>
                <w:szCs w:val="16"/>
              </w:rPr>
            </w:pPr>
            <w:r w:rsidRPr="00EB7971">
              <w:rPr>
                <w:rFonts w:cs="Arial"/>
                <w:color w:val="000000"/>
                <w:sz w:val="16"/>
                <w:szCs w:val="16"/>
              </w:rPr>
              <w:t>Cognitive Load Understanding Expectations 2</w:t>
            </w:r>
          </w:p>
        </w:tc>
      </w:tr>
      <w:tr w:rsidR="00972AA9" w:rsidRPr="00EB7971" w14:paraId="4BBCB848"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8C505C6" w14:textId="77777777" w:rsidR="00972AA9" w:rsidRPr="00EB7971" w:rsidRDefault="00972AA9" w:rsidP="00ED4ED6">
            <w:pPr>
              <w:rPr>
                <w:rFonts w:cs="Arial"/>
                <w:color w:val="000000"/>
                <w:sz w:val="16"/>
                <w:szCs w:val="16"/>
              </w:rPr>
            </w:pPr>
            <w:r w:rsidRPr="00EB7971">
              <w:rPr>
                <w:rFonts w:cs="Arial"/>
                <w:bCs/>
                <w:color w:val="000000"/>
                <w:sz w:val="16"/>
                <w:szCs w:val="16"/>
              </w:rPr>
              <w:t>q3</w:t>
            </w:r>
          </w:p>
        </w:tc>
        <w:tc>
          <w:tcPr>
            <w:tcW w:w="1328" w:type="dxa"/>
            <w:tcBorders>
              <w:top w:val="nil"/>
              <w:left w:val="nil"/>
              <w:bottom w:val="single" w:sz="4" w:space="0" w:color="auto"/>
              <w:right w:val="single" w:sz="4" w:space="0" w:color="auto"/>
            </w:tcBorders>
            <w:shd w:val="clear" w:color="auto" w:fill="auto"/>
            <w:vAlign w:val="center"/>
            <w:hideMark/>
          </w:tcPr>
          <w:p w14:paraId="597B3B0B" w14:textId="77777777" w:rsidR="00972AA9" w:rsidRPr="00EB7971" w:rsidRDefault="00972AA9" w:rsidP="00ED4ED6">
            <w:pPr>
              <w:rPr>
                <w:rFonts w:cs="Arial"/>
                <w:color w:val="000000"/>
                <w:sz w:val="16"/>
                <w:szCs w:val="16"/>
              </w:rPr>
            </w:pPr>
            <w:r w:rsidRPr="00EB7971">
              <w:rPr>
                <w:rFonts w:cs="Arial"/>
                <w:bCs/>
                <w:color w:val="000000"/>
                <w:sz w:val="16"/>
                <w:szCs w:val="16"/>
              </w:rPr>
              <w:t>TP_3</w:t>
            </w:r>
          </w:p>
        </w:tc>
        <w:tc>
          <w:tcPr>
            <w:tcW w:w="1339" w:type="dxa"/>
            <w:tcBorders>
              <w:top w:val="nil"/>
              <w:left w:val="nil"/>
              <w:bottom w:val="single" w:sz="4" w:space="0" w:color="auto"/>
              <w:right w:val="single" w:sz="4" w:space="0" w:color="auto"/>
            </w:tcBorders>
            <w:shd w:val="clear" w:color="auto" w:fill="auto"/>
            <w:vAlign w:val="center"/>
            <w:hideMark/>
          </w:tcPr>
          <w:p w14:paraId="67950516" w14:textId="77777777" w:rsidR="00972AA9" w:rsidRPr="00EB7971" w:rsidRDefault="00972AA9" w:rsidP="00ED4ED6">
            <w:pPr>
              <w:rPr>
                <w:rFonts w:cs="Arial"/>
                <w:color w:val="000000"/>
                <w:sz w:val="16"/>
                <w:szCs w:val="16"/>
              </w:rPr>
            </w:pPr>
            <w:r w:rsidRPr="00EB7971">
              <w:rPr>
                <w:rFonts w:cs="Arial"/>
                <w:bCs/>
                <w:color w:val="000000"/>
                <w:sz w:val="16"/>
                <w:szCs w:val="16"/>
              </w:rPr>
              <w:t>Teaching Presence 3</w:t>
            </w:r>
          </w:p>
        </w:tc>
        <w:tc>
          <w:tcPr>
            <w:tcW w:w="527" w:type="dxa"/>
            <w:tcBorders>
              <w:top w:val="nil"/>
              <w:left w:val="nil"/>
              <w:bottom w:val="nil"/>
              <w:right w:val="nil"/>
            </w:tcBorders>
            <w:shd w:val="clear" w:color="auto" w:fill="auto"/>
            <w:noWrap/>
            <w:vAlign w:val="bottom"/>
            <w:hideMark/>
          </w:tcPr>
          <w:p w14:paraId="5AF11301"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6D72EA6C" w14:textId="77777777" w:rsidR="00972AA9" w:rsidRPr="00EB7971" w:rsidRDefault="00972AA9" w:rsidP="00ED4ED6">
            <w:pPr>
              <w:rPr>
                <w:rFonts w:cs="Arial"/>
                <w:color w:val="000000"/>
                <w:sz w:val="16"/>
                <w:szCs w:val="16"/>
              </w:rPr>
            </w:pPr>
            <w:r w:rsidRPr="00EB7971">
              <w:rPr>
                <w:rFonts w:cs="Arial"/>
                <w:color w:val="000000"/>
                <w:sz w:val="16"/>
                <w:szCs w:val="16"/>
              </w:rPr>
              <w:t>Eff</w:t>
            </w:r>
          </w:p>
        </w:tc>
        <w:tc>
          <w:tcPr>
            <w:tcW w:w="1335" w:type="dxa"/>
            <w:tcBorders>
              <w:top w:val="nil"/>
              <w:left w:val="nil"/>
              <w:bottom w:val="single" w:sz="4" w:space="0" w:color="auto"/>
              <w:right w:val="single" w:sz="4" w:space="0" w:color="auto"/>
            </w:tcBorders>
            <w:shd w:val="clear" w:color="auto" w:fill="auto"/>
            <w:vAlign w:val="center"/>
            <w:hideMark/>
          </w:tcPr>
          <w:p w14:paraId="6C982200" w14:textId="77777777" w:rsidR="00972AA9" w:rsidRPr="00EB7971" w:rsidRDefault="00972AA9" w:rsidP="00ED4ED6">
            <w:pPr>
              <w:rPr>
                <w:rFonts w:cs="Arial"/>
                <w:color w:val="000000"/>
                <w:sz w:val="16"/>
                <w:szCs w:val="16"/>
              </w:rPr>
            </w:pPr>
            <w:r w:rsidRPr="00EB7971">
              <w:rPr>
                <w:rFonts w:cs="Arial"/>
                <w:color w:val="000000"/>
                <w:sz w:val="16"/>
                <w:szCs w:val="16"/>
              </w:rPr>
              <w:t>CL_UE_3</w:t>
            </w:r>
          </w:p>
        </w:tc>
        <w:tc>
          <w:tcPr>
            <w:tcW w:w="2970" w:type="dxa"/>
            <w:tcBorders>
              <w:top w:val="nil"/>
              <w:left w:val="nil"/>
              <w:bottom w:val="single" w:sz="4" w:space="0" w:color="auto"/>
              <w:right w:val="single" w:sz="4" w:space="0" w:color="auto"/>
            </w:tcBorders>
            <w:shd w:val="clear" w:color="auto" w:fill="auto"/>
            <w:vAlign w:val="center"/>
            <w:hideMark/>
          </w:tcPr>
          <w:p w14:paraId="235D4214" w14:textId="77777777" w:rsidR="00972AA9" w:rsidRPr="00EB7971" w:rsidRDefault="00972AA9" w:rsidP="00ED4ED6">
            <w:pPr>
              <w:rPr>
                <w:rFonts w:cs="Arial"/>
                <w:color w:val="000000"/>
                <w:sz w:val="16"/>
                <w:szCs w:val="16"/>
              </w:rPr>
            </w:pPr>
            <w:r w:rsidRPr="00EB7971">
              <w:rPr>
                <w:rFonts w:cs="Arial"/>
                <w:color w:val="000000"/>
                <w:sz w:val="16"/>
                <w:szCs w:val="16"/>
              </w:rPr>
              <w:t>Cognitive Load Understanding Expectations 3</w:t>
            </w:r>
          </w:p>
        </w:tc>
      </w:tr>
      <w:tr w:rsidR="00972AA9" w:rsidRPr="00EB7971" w14:paraId="7CB044FB"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21F672C8" w14:textId="77777777" w:rsidR="00972AA9" w:rsidRPr="00EB7971" w:rsidRDefault="00972AA9" w:rsidP="00ED4ED6">
            <w:pPr>
              <w:rPr>
                <w:rFonts w:cs="Arial"/>
                <w:color w:val="000000"/>
                <w:sz w:val="16"/>
                <w:szCs w:val="16"/>
              </w:rPr>
            </w:pPr>
            <w:r w:rsidRPr="00EB7971">
              <w:rPr>
                <w:rFonts w:cs="Arial"/>
                <w:bCs/>
                <w:color w:val="000000"/>
                <w:sz w:val="16"/>
                <w:szCs w:val="16"/>
              </w:rPr>
              <w:t>q4</w:t>
            </w:r>
          </w:p>
        </w:tc>
        <w:tc>
          <w:tcPr>
            <w:tcW w:w="1328" w:type="dxa"/>
            <w:tcBorders>
              <w:top w:val="nil"/>
              <w:left w:val="nil"/>
              <w:bottom w:val="single" w:sz="4" w:space="0" w:color="auto"/>
              <w:right w:val="single" w:sz="4" w:space="0" w:color="auto"/>
            </w:tcBorders>
            <w:shd w:val="clear" w:color="auto" w:fill="auto"/>
            <w:vAlign w:val="center"/>
            <w:hideMark/>
          </w:tcPr>
          <w:p w14:paraId="069E2738" w14:textId="77777777" w:rsidR="00972AA9" w:rsidRPr="00EB7971" w:rsidRDefault="00972AA9" w:rsidP="00ED4ED6">
            <w:pPr>
              <w:rPr>
                <w:rFonts w:cs="Arial"/>
                <w:color w:val="000000"/>
                <w:sz w:val="16"/>
                <w:szCs w:val="16"/>
              </w:rPr>
            </w:pPr>
            <w:r w:rsidRPr="00EB7971">
              <w:rPr>
                <w:rFonts w:cs="Arial"/>
                <w:bCs/>
                <w:color w:val="000000"/>
                <w:sz w:val="16"/>
                <w:szCs w:val="16"/>
              </w:rPr>
              <w:t>TP_4</w:t>
            </w:r>
          </w:p>
        </w:tc>
        <w:tc>
          <w:tcPr>
            <w:tcW w:w="1339" w:type="dxa"/>
            <w:tcBorders>
              <w:top w:val="nil"/>
              <w:left w:val="nil"/>
              <w:bottom w:val="single" w:sz="4" w:space="0" w:color="auto"/>
              <w:right w:val="single" w:sz="4" w:space="0" w:color="auto"/>
            </w:tcBorders>
            <w:shd w:val="clear" w:color="auto" w:fill="auto"/>
            <w:vAlign w:val="center"/>
            <w:hideMark/>
          </w:tcPr>
          <w:p w14:paraId="7C534A89" w14:textId="77777777" w:rsidR="00972AA9" w:rsidRPr="00EB7971" w:rsidRDefault="00972AA9" w:rsidP="00ED4ED6">
            <w:pPr>
              <w:rPr>
                <w:rFonts w:cs="Arial"/>
                <w:color w:val="000000"/>
                <w:sz w:val="16"/>
                <w:szCs w:val="16"/>
              </w:rPr>
            </w:pPr>
            <w:r w:rsidRPr="00EB7971">
              <w:rPr>
                <w:rFonts w:cs="Arial"/>
                <w:bCs/>
                <w:color w:val="000000"/>
                <w:sz w:val="16"/>
                <w:szCs w:val="16"/>
              </w:rPr>
              <w:t>Teaching Presence 4</w:t>
            </w:r>
          </w:p>
        </w:tc>
        <w:tc>
          <w:tcPr>
            <w:tcW w:w="527" w:type="dxa"/>
            <w:tcBorders>
              <w:top w:val="nil"/>
              <w:left w:val="nil"/>
              <w:bottom w:val="nil"/>
              <w:right w:val="nil"/>
            </w:tcBorders>
            <w:shd w:val="clear" w:color="auto" w:fill="auto"/>
            <w:noWrap/>
            <w:vAlign w:val="bottom"/>
            <w:hideMark/>
          </w:tcPr>
          <w:p w14:paraId="225F56A4"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3E8BA892"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Frs</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0ECEBE76" w14:textId="77777777" w:rsidR="00972AA9" w:rsidRPr="00EB7971" w:rsidRDefault="00972AA9" w:rsidP="00ED4ED6">
            <w:pPr>
              <w:rPr>
                <w:rFonts w:cs="Arial"/>
                <w:color w:val="000000"/>
                <w:sz w:val="16"/>
                <w:szCs w:val="16"/>
              </w:rPr>
            </w:pPr>
            <w:r w:rsidRPr="00EB7971">
              <w:rPr>
                <w:rFonts w:cs="Arial"/>
                <w:color w:val="000000"/>
                <w:sz w:val="16"/>
                <w:szCs w:val="16"/>
              </w:rPr>
              <w:t>CL_UE_4</w:t>
            </w:r>
          </w:p>
        </w:tc>
        <w:tc>
          <w:tcPr>
            <w:tcW w:w="2970" w:type="dxa"/>
            <w:tcBorders>
              <w:top w:val="nil"/>
              <w:left w:val="nil"/>
              <w:bottom w:val="single" w:sz="4" w:space="0" w:color="auto"/>
              <w:right w:val="single" w:sz="4" w:space="0" w:color="auto"/>
            </w:tcBorders>
            <w:shd w:val="clear" w:color="auto" w:fill="auto"/>
            <w:vAlign w:val="bottom"/>
            <w:hideMark/>
          </w:tcPr>
          <w:p w14:paraId="2C6D6B0B" w14:textId="77777777" w:rsidR="00972AA9" w:rsidRPr="00EB7971" w:rsidRDefault="00972AA9" w:rsidP="00ED4ED6">
            <w:pPr>
              <w:rPr>
                <w:rFonts w:cs="Arial"/>
                <w:color w:val="000000"/>
                <w:sz w:val="16"/>
                <w:szCs w:val="16"/>
              </w:rPr>
            </w:pPr>
            <w:r w:rsidRPr="00EB7971">
              <w:rPr>
                <w:rFonts w:cs="Arial"/>
                <w:color w:val="000000"/>
                <w:sz w:val="16"/>
                <w:szCs w:val="16"/>
              </w:rPr>
              <w:t>Cognitive Load Understanding Expectations 4</w:t>
            </w:r>
          </w:p>
        </w:tc>
      </w:tr>
      <w:tr w:rsidR="00972AA9" w:rsidRPr="00EB7971" w14:paraId="314408EA"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1535609" w14:textId="77777777" w:rsidR="00972AA9" w:rsidRPr="00EB7971" w:rsidRDefault="00972AA9" w:rsidP="00ED4ED6">
            <w:pPr>
              <w:rPr>
                <w:rFonts w:cs="Arial"/>
                <w:color w:val="000000"/>
                <w:sz w:val="16"/>
                <w:szCs w:val="16"/>
              </w:rPr>
            </w:pPr>
            <w:r w:rsidRPr="00EB7971">
              <w:rPr>
                <w:rFonts w:cs="Arial"/>
                <w:bCs/>
                <w:color w:val="000000"/>
                <w:sz w:val="16"/>
                <w:szCs w:val="16"/>
              </w:rPr>
              <w:t>q5</w:t>
            </w:r>
          </w:p>
        </w:tc>
        <w:tc>
          <w:tcPr>
            <w:tcW w:w="1328" w:type="dxa"/>
            <w:tcBorders>
              <w:top w:val="nil"/>
              <w:left w:val="nil"/>
              <w:bottom w:val="single" w:sz="4" w:space="0" w:color="auto"/>
              <w:right w:val="single" w:sz="4" w:space="0" w:color="auto"/>
            </w:tcBorders>
            <w:shd w:val="clear" w:color="auto" w:fill="auto"/>
            <w:vAlign w:val="center"/>
            <w:hideMark/>
          </w:tcPr>
          <w:p w14:paraId="45184CB2" w14:textId="77777777" w:rsidR="00972AA9" w:rsidRPr="00EB7971" w:rsidRDefault="00972AA9" w:rsidP="00ED4ED6">
            <w:pPr>
              <w:rPr>
                <w:rFonts w:cs="Arial"/>
                <w:color w:val="000000"/>
                <w:sz w:val="16"/>
                <w:szCs w:val="16"/>
              </w:rPr>
            </w:pPr>
            <w:r w:rsidRPr="00EB7971">
              <w:rPr>
                <w:rFonts w:cs="Arial"/>
                <w:color w:val="000000"/>
                <w:sz w:val="16"/>
                <w:szCs w:val="16"/>
              </w:rPr>
              <w:t> </w:t>
            </w:r>
          </w:p>
        </w:tc>
        <w:tc>
          <w:tcPr>
            <w:tcW w:w="1339" w:type="dxa"/>
            <w:tcBorders>
              <w:top w:val="nil"/>
              <w:left w:val="nil"/>
              <w:bottom w:val="single" w:sz="4" w:space="0" w:color="auto"/>
              <w:right w:val="single" w:sz="4" w:space="0" w:color="auto"/>
            </w:tcBorders>
            <w:shd w:val="clear" w:color="auto" w:fill="auto"/>
            <w:vAlign w:val="center"/>
            <w:hideMark/>
          </w:tcPr>
          <w:p w14:paraId="50430FB2" w14:textId="77777777" w:rsidR="00972AA9" w:rsidRPr="00EB7971" w:rsidRDefault="00972AA9" w:rsidP="00ED4ED6">
            <w:pPr>
              <w:rPr>
                <w:rFonts w:cs="Arial"/>
                <w:color w:val="000000"/>
                <w:sz w:val="16"/>
                <w:szCs w:val="16"/>
              </w:rPr>
            </w:pPr>
            <w:r w:rsidRPr="00EB7971">
              <w:rPr>
                <w:rFonts w:cs="Arial"/>
                <w:color w:val="000000"/>
                <w:sz w:val="16"/>
                <w:szCs w:val="16"/>
              </w:rPr>
              <w:t> </w:t>
            </w:r>
          </w:p>
        </w:tc>
        <w:tc>
          <w:tcPr>
            <w:tcW w:w="527" w:type="dxa"/>
            <w:tcBorders>
              <w:top w:val="nil"/>
              <w:left w:val="nil"/>
              <w:bottom w:val="nil"/>
              <w:right w:val="nil"/>
            </w:tcBorders>
            <w:shd w:val="clear" w:color="auto" w:fill="auto"/>
            <w:noWrap/>
            <w:vAlign w:val="bottom"/>
            <w:hideMark/>
          </w:tcPr>
          <w:p w14:paraId="37BE00FF"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0F390E9B"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MnA</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1AF20D3A" w14:textId="77777777" w:rsidR="00972AA9" w:rsidRPr="00EB7971" w:rsidRDefault="00972AA9" w:rsidP="00ED4ED6">
            <w:pPr>
              <w:rPr>
                <w:rFonts w:cs="Arial"/>
                <w:color w:val="000000"/>
                <w:sz w:val="16"/>
                <w:szCs w:val="16"/>
              </w:rPr>
            </w:pPr>
            <w:r w:rsidRPr="00EB7971">
              <w:rPr>
                <w:rFonts w:cs="Arial"/>
                <w:color w:val="000000"/>
                <w:sz w:val="16"/>
                <w:szCs w:val="16"/>
              </w:rPr>
              <w:t>CL_IP_1</w:t>
            </w:r>
          </w:p>
        </w:tc>
        <w:tc>
          <w:tcPr>
            <w:tcW w:w="2970" w:type="dxa"/>
            <w:tcBorders>
              <w:top w:val="nil"/>
              <w:left w:val="nil"/>
              <w:bottom w:val="single" w:sz="4" w:space="0" w:color="auto"/>
              <w:right w:val="single" w:sz="4" w:space="0" w:color="auto"/>
            </w:tcBorders>
            <w:shd w:val="clear" w:color="auto" w:fill="auto"/>
            <w:vAlign w:val="bottom"/>
            <w:hideMark/>
          </w:tcPr>
          <w:p w14:paraId="52F23765" w14:textId="77777777" w:rsidR="00972AA9" w:rsidRPr="00EB7971" w:rsidRDefault="00972AA9" w:rsidP="00ED4ED6">
            <w:pPr>
              <w:rPr>
                <w:rFonts w:cs="Arial"/>
                <w:color w:val="000000"/>
                <w:sz w:val="16"/>
                <w:szCs w:val="16"/>
              </w:rPr>
            </w:pPr>
            <w:r w:rsidRPr="00EB7971">
              <w:rPr>
                <w:rFonts w:cs="Arial"/>
                <w:color w:val="000000"/>
                <w:sz w:val="16"/>
                <w:szCs w:val="16"/>
              </w:rPr>
              <w:t>Cognitive Load Initial Post 1</w:t>
            </w:r>
          </w:p>
        </w:tc>
      </w:tr>
      <w:tr w:rsidR="00972AA9" w:rsidRPr="00EB7971" w14:paraId="5D1C720D"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A16D014" w14:textId="77777777" w:rsidR="00972AA9" w:rsidRPr="00EB7971" w:rsidRDefault="00972AA9" w:rsidP="00ED4ED6">
            <w:pPr>
              <w:rPr>
                <w:rFonts w:cs="Arial"/>
                <w:color w:val="000000"/>
                <w:sz w:val="16"/>
                <w:szCs w:val="16"/>
              </w:rPr>
            </w:pPr>
            <w:r w:rsidRPr="00EB7971">
              <w:rPr>
                <w:rFonts w:cs="Arial"/>
                <w:color w:val="000000"/>
                <w:sz w:val="16"/>
                <w:szCs w:val="16"/>
              </w:rPr>
              <w:t>q6</w:t>
            </w:r>
          </w:p>
        </w:tc>
        <w:tc>
          <w:tcPr>
            <w:tcW w:w="1328" w:type="dxa"/>
            <w:tcBorders>
              <w:top w:val="nil"/>
              <w:left w:val="nil"/>
              <w:bottom w:val="single" w:sz="4" w:space="0" w:color="auto"/>
              <w:right w:val="single" w:sz="4" w:space="0" w:color="auto"/>
            </w:tcBorders>
            <w:shd w:val="clear" w:color="auto" w:fill="auto"/>
            <w:vAlign w:val="center"/>
            <w:hideMark/>
          </w:tcPr>
          <w:p w14:paraId="78394549" w14:textId="77777777" w:rsidR="00972AA9" w:rsidRPr="00EB7971" w:rsidRDefault="00972AA9" w:rsidP="00ED4ED6">
            <w:pPr>
              <w:rPr>
                <w:rFonts w:cs="Arial"/>
                <w:color w:val="000000"/>
                <w:sz w:val="16"/>
                <w:szCs w:val="16"/>
              </w:rPr>
            </w:pPr>
            <w:r w:rsidRPr="00EB7971">
              <w:rPr>
                <w:rFonts w:cs="Arial"/>
                <w:color w:val="000000"/>
                <w:sz w:val="16"/>
                <w:szCs w:val="16"/>
              </w:rPr>
              <w:t>TP_6</w:t>
            </w:r>
          </w:p>
        </w:tc>
        <w:tc>
          <w:tcPr>
            <w:tcW w:w="1339" w:type="dxa"/>
            <w:tcBorders>
              <w:top w:val="nil"/>
              <w:left w:val="nil"/>
              <w:bottom w:val="single" w:sz="4" w:space="0" w:color="auto"/>
              <w:right w:val="single" w:sz="4" w:space="0" w:color="auto"/>
            </w:tcBorders>
            <w:shd w:val="clear" w:color="auto" w:fill="auto"/>
            <w:vAlign w:val="center"/>
            <w:hideMark/>
          </w:tcPr>
          <w:p w14:paraId="4824004C" w14:textId="77777777" w:rsidR="00972AA9" w:rsidRPr="00EB7971" w:rsidRDefault="00972AA9" w:rsidP="00ED4ED6">
            <w:pPr>
              <w:rPr>
                <w:rFonts w:cs="Arial"/>
                <w:color w:val="000000"/>
                <w:sz w:val="16"/>
                <w:szCs w:val="16"/>
              </w:rPr>
            </w:pPr>
            <w:r w:rsidRPr="00EB7971">
              <w:rPr>
                <w:rFonts w:cs="Arial"/>
                <w:color w:val="000000"/>
                <w:sz w:val="16"/>
                <w:szCs w:val="16"/>
              </w:rPr>
              <w:t>Teaching Presence 6</w:t>
            </w:r>
          </w:p>
        </w:tc>
        <w:tc>
          <w:tcPr>
            <w:tcW w:w="527" w:type="dxa"/>
            <w:tcBorders>
              <w:top w:val="nil"/>
              <w:left w:val="nil"/>
              <w:bottom w:val="nil"/>
              <w:right w:val="nil"/>
            </w:tcBorders>
            <w:shd w:val="clear" w:color="auto" w:fill="auto"/>
            <w:noWrap/>
            <w:vAlign w:val="bottom"/>
            <w:hideMark/>
          </w:tcPr>
          <w:p w14:paraId="282C4A56"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462CA035"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TmP</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390AD85D" w14:textId="77777777" w:rsidR="00972AA9" w:rsidRPr="00EB7971" w:rsidRDefault="00972AA9" w:rsidP="00ED4ED6">
            <w:pPr>
              <w:rPr>
                <w:rFonts w:cs="Arial"/>
                <w:color w:val="000000"/>
                <w:sz w:val="16"/>
                <w:szCs w:val="16"/>
              </w:rPr>
            </w:pPr>
            <w:r w:rsidRPr="00EB7971">
              <w:rPr>
                <w:rFonts w:cs="Arial"/>
                <w:color w:val="000000"/>
                <w:sz w:val="16"/>
                <w:szCs w:val="16"/>
              </w:rPr>
              <w:t>CL_IP_2</w:t>
            </w:r>
          </w:p>
        </w:tc>
        <w:tc>
          <w:tcPr>
            <w:tcW w:w="2970" w:type="dxa"/>
            <w:tcBorders>
              <w:top w:val="nil"/>
              <w:left w:val="nil"/>
              <w:bottom w:val="single" w:sz="4" w:space="0" w:color="auto"/>
              <w:right w:val="single" w:sz="4" w:space="0" w:color="auto"/>
            </w:tcBorders>
            <w:shd w:val="clear" w:color="auto" w:fill="auto"/>
            <w:vAlign w:val="bottom"/>
            <w:hideMark/>
          </w:tcPr>
          <w:p w14:paraId="701B29B8" w14:textId="77777777" w:rsidR="00972AA9" w:rsidRPr="00EB7971" w:rsidRDefault="00972AA9" w:rsidP="00ED4ED6">
            <w:pPr>
              <w:rPr>
                <w:rFonts w:cs="Arial"/>
                <w:color w:val="000000"/>
                <w:sz w:val="16"/>
                <w:szCs w:val="16"/>
              </w:rPr>
            </w:pPr>
            <w:r w:rsidRPr="00EB7971">
              <w:rPr>
                <w:rFonts w:cs="Arial"/>
                <w:color w:val="000000"/>
                <w:sz w:val="16"/>
                <w:szCs w:val="16"/>
              </w:rPr>
              <w:t>Cognitive Load Initial Post 2</w:t>
            </w:r>
          </w:p>
        </w:tc>
      </w:tr>
      <w:tr w:rsidR="00972AA9" w:rsidRPr="00EB7971" w14:paraId="60704111"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27504074" w14:textId="77777777" w:rsidR="00972AA9" w:rsidRPr="00EB7971" w:rsidRDefault="00972AA9" w:rsidP="00ED4ED6">
            <w:pPr>
              <w:rPr>
                <w:rFonts w:cs="Arial"/>
                <w:color w:val="000000"/>
                <w:sz w:val="16"/>
                <w:szCs w:val="16"/>
              </w:rPr>
            </w:pPr>
            <w:r w:rsidRPr="00EB7971">
              <w:rPr>
                <w:rFonts w:cs="Arial"/>
                <w:color w:val="000000"/>
                <w:sz w:val="16"/>
                <w:szCs w:val="16"/>
              </w:rPr>
              <w:t>q7</w:t>
            </w:r>
          </w:p>
        </w:tc>
        <w:tc>
          <w:tcPr>
            <w:tcW w:w="1328" w:type="dxa"/>
            <w:tcBorders>
              <w:top w:val="nil"/>
              <w:left w:val="nil"/>
              <w:bottom w:val="single" w:sz="4" w:space="0" w:color="auto"/>
              <w:right w:val="single" w:sz="4" w:space="0" w:color="auto"/>
            </w:tcBorders>
            <w:shd w:val="clear" w:color="auto" w:fill="auto"/>
            <w:vAlign w:val="center"/>
            <w:hideMark/>
          </w:tcPr>
          <w:p w14:paraId="4CC572EA" w14:textId="77777777" w:rsidR="00972AA9" w:rsidRPr="00EB7971" w:rsidRDefault="00972AA9" w:rsidP="00ED4ED6">
            <w:pPr>
              <w:rPr>
                <w:rFonts w:cs="Arial"/>
                <w:color w:val="000000"/>
                <w:sz w:val="16"/>
                <w:szCs w:val="16"/>
              </w:rPr>
            </w:pPr>
            <w:r w:rsidRPr="00EB7971">
              <w:rPr>
                <w:rFonts w:cs="Arial"/>
                <w:color w:val="000000"/>
                <w:sz w:val="16"/>
                <w:szCs w:val="16"/>
              </w:rPr>
              <w:t>TP_7</w:t>
            </w:r>
          </w:p>
        </w:tc>
        <w:tc>
          <w:tcPr>
            <w:tcW w:w="1339" w:type="dxa"/>
            <w:tcBorders>
              <w:top w:val="nil"/>
              <w:left w:val="nil"/>
              <w:bottom w:val="single" w:sz="4" w:space="0" w:color="auto"/>
              <w:right w:val="single" w:sz="4" w:space="0" w:color="auto"/>
            </w:tcBorders>
            <w:shd w:val="clear" w:color="auto" w:fill="auto"/>
            <w:vAlign w:val="center"/>
            <w:hideMark/>
          </w:tcPr>
          <w:p w14:paraId="4DD64D81" w14:textId="77777777" w:rsidR="00972AA9" w:rsidRPr="00EB7971" w:rsidRDefault="00972AA9" w:rsidP="00ED4ED6">
            <w:pPr>
              <w:rPr>
                <w:rFonts w:cs="Arial"/>
                <w:color w:val="000000"/>
                <w:sz w:val="16"/>
                <w:szCs w:val="16"/>
              </w:rPr>
            </w:pPr>
            <w:r w:rsidRPr="00EB7971">
              <w:rPr>
                <w:rFonts w:cs="Arial"/>
                <w:color w:val="000000"/>
                <w:sz w:val="16"/>
                <w:szCs w:val="16"/>
              </w:rPr>
              <w:t>Teaching Presence 7</w:t>
            </w:r>
          </w:p>
        </w:tc>
        <w:tc>
          <w:tcPr>
            <w:tcW w:w="527" w:type="dxa"/>
            <w:tcBorders>
              <w:top w:val="nil"/>
              <w:left w:val="nil"/>
              <w:bottom w:val="nil"/>
              <w:right w:val="nil"/>
            </w:tcBorders>
            <w:shd w:val="clear" w:color="auto" w:fill="auto"/>
            <w:noWrap/>
            <w:vAlign w:val="bottom"/>
            <w:hideMark/>
          </w:tcPr>
          <w:p w14:paraId="3168272E"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03B3D6F9" w14:textId="77777777" w:rsidR="00972AA9" w:rsidRPr="00EB7971" w:rsidRDefault="00972AA9" w:rsidP="00ED4ED6">
            <w:pPr>
              <w:rPr>
                <w:rFonts w:cs="Arial"/>
                <w:color w:val="000000"/>
                <w:sz w:val="16"/>
                <w:szCs w:val="16"/>
              </w:rPr>
            </w:pPr>
            <w:r w:rsidRPr="00EB7971">
              <w:rPr>
                <w:rFonts w:cs="Arial"/>
                <w:color w:val="000000"/>
                <w:sz w:val="16"/>
                <w:szCs w:val="16"/>
              </w:rPr>
              <w:t>Eff</w:t>
            </w:r>
          </w:p>
        </w:tc>
        <w:tc>
          <w:tcPr>
            <w:tcW w:w="1335" w:type="dxa"/>
            <w:tcBorders>
              <w:top w:val="nil"/>
              <w:left w:val="nil"/>
              <w:bottom w:val="single" w:sz="4" w:space="0" w:color="auto"/>
              <w:right w:val="single" w:sz="4" w:space="0" w:color="auto"/>
            </w:tcBorders>
            <w:shd w:val="clear" w:color="auto" w:fill="auto"/>
            <w:vAlign w:val="center"/>
            <w:hideMark/>
          </w:tcPr>
          <w:p w14:paraId="254AB7F8" w14:textId="77777777" w:rsidR="00972AA9" w:rsidRPr="00EB7971" w:rsidRDefault="00972AA9" w:rsidP="00ED4ED6">
            <w:pPr>
              <w:rPr>
                <w:rFonts w:cs="Arial"/>
                <w:color w:val="000000"/>
                <w:sz w:val="16"/>
                <w:szCs w:val="16"/>
              </w:rPr>
            </w:pPr>
            <w:r w:rsidRPr="00EB7971">
              <w:rPr>
                <w:rFonts w:cs="Arial"/>
                <w:color w:val="000000"/>
                <w:sz w:val="16"/>
                <w:szCs w:val="16"/>
              </w:rPr>
              <w:t>CL_IP_3</w:t>
            </w:r>
          </w:p>
        </w:tc>
        <w:tc>
          <w:tcPr>
            <w:tcW w:w="2970" w:type="dxa"/>
            <w:tcBorders>
              <w:top w:val="nil"/>
              <w:left w:val="nil"/>
              <w:bottom w:val="single" w:sz="4" w:space="0" w:color="auto"/>
              <w:right w:val="single" w:sz="4" w:space="0" w:color="auto"/>
            </w:tcBorders>
            <w:shd w:val="clear" w:color="auto" w:fill="auto"/>
            <w:vAlign w:val="bottom"/>
            <w:hideMark/>
          </w:tcPr>
          <w:p w14:paraId="3E8070B2" w14:textId="77777777" w:rsidR="00972AA9" w:rsidRPr="00EB7971" w:rsidRDefault="00972AA9" w:rsidP="00ED4ED6">
            <w:pPr>
              <w:rPr>
                <w:rFonts w:cs="Arial"/>
                <w:color w:val="000000"/>
                <w:sz w:val="16"/>
                <w:szCs w:val="16"/>
              </w:rPr>
            </w:pPr>
            <w:r w:rsidRPr="00EB7971">
              <w:rPr>
                <w:rFonts w:cs="Arial"/>
                <w:color w:val="000000"/>
                <w:sz w:val="16"/>
                <w:szCs w:val="16"/>
              </w:rPr>
              <w:t>Cognitive Load Initial Post 3</w:t>
            </w:r>
          </w:p>
        </w:tc>
      </w:tr>
      <w:tr w:rsidR="00972AA9" w:rsidRPr="00EB7971" w14:paraId="3F9D750C"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4D7D124D" w14:textId="77777777" w:rsidR="00972AA9" w:rsidRPr="00EB7971" w:rsidRDefault="00972AA9" w:rsidP="00ED4ED6">
            <w:pPr>
              <w:rPr>
                <w:rFonts w:cs="Arial"/>
                <w:color w:val="000000"/>
                <w:sz w:val="16"/>
                <w:szCs w:val="16"/>
              </w:rPr>
            </w:pPr>
            <w:r w:rsidRPr="00EB7971">
              <w:rPr>
                <w:rFonts w:cs="Arial"/>
                <w:color w:val="000000"/>
                <w:sz w:val="16"/>
                <w:szCs w:val="16"/>
              </w:rPr>
              <w:t>q8</w:t>
            </w:r>
          </w:p>
        </w:tc>
        <w:tc>
          <w:tcPr>
            <w:tcW w:w="1328" w:type="dxa"/>
            <w:tcBorders>
              <w:top w:val="nil"/>
              <w:left w:val="nil"/>
              <w:bottom w:val="single" w:sz="4" w:space="0" w:color="auto"/>
              <w:right w:val="single" w:sz="4" w:space="0" w:color="auto"/>
            </w:tcBorders>
            <w:shd w:val="clear" w:color="auto" w:fill="auto"/>
            <w:vAlign w:val="center"/>
            <w:hideMark/>
          </w:tcPr>
          <w:p w14:paraId="5233E7BE" w14:textId="77777777" w:rsidR="00972AA9" w:rsidRPr="00EB7971" w:rsidRDefault="00972AA9" w:rsidP="00ED4ED6">
            <w:pPr>
              <w:rPr>
                <w:rFonts w:cs="Arial"/>
                <w:color w:val="000000"/>
                <w:sz w:val="16"/>
                <w:szCs w:val="16"/>
              </w:rPr>
            </w:pPr>
            <w:r w:rsidRPr="00EB7971">
              <w:rPr>
                <w:rFonts w:cs="Arial"/>
                <w:color w:val="000000"/>
                <w:sz w:val="16"/>
                <w:szCs w:val="16"/>
              </w:rPr>
              <w:t>TP_8</w:t>
            </w:r>
          </w:p>
        </w:tc>
        <w:tc>
          <w:tcPr>
            <w:tcW w:w="1339" w:type="dxa"/>
            <w:tcBorders>
              <w:top w:val="nil"/>
              <w:left w:val="nil"/>
              <w:bottom w:val="single" w:sz="4" w:space="0" w:color="auto"/>
              <w:right w:val="single" w:sz="4" w:space="0" w:color="auto"/>
            </w:tcBorders>
            <w:shd w:val="clear" w:color="auto" w:fill="auto"/>
            <w:vAlign w:val="center"/>
            <w:hideMark/>
          </w:tcPr>
          <w:p w14:paraId="2C4E40B6" w14:textId="77777777" w:rsidR="00972AA9" w:rsidRPr="00EB7971" w:rsidRDefault="00972AA9" w:rsidP="00ED4ED6">
            <w:pPr>
              <w:rPr>
                <w:rFonts w:cs="Arial"/>
                <w:color w:val="000000"/>
                <w:sz w:val="16"/>
                <w:szCs w:val="16"/>
              </w:rPr>
            </w:pPr>
            <w:r w:rsidRPr="00EB7971">
              <w:rPr>
                <w:rFonts w:cs="Arial"/>
                <w:color w:val="000000"/>
                <w:sz w:val="16"/>
                <w:szCs w:val="16"/>
              </w:rPr>
              <w:t>Teaching Presence 8</w:t>
            </w:r>
          </w:p>
        </w:tc>
        <w:tc>
          <w:tcPr>
            <w:tcW w:w="527" w:type="dxa"/>
            <w:tcBorders>
              <w:top w:val="nil"/>
              <w:left w:val="nil"/>
              <w:bottom w:val="nil"/>
              <w:right w:val="nil"/>
            </w:tcBorders>
            <w:shd w:val="clear" w:color="auto" w:fill="auto"/>
            <w:noWrap/>
            <w:vAlign w:val="bottom"/>
            <w:hideMark/>
          </w:tcPr>
          <w:p w14:paraId="5115540B"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3A46003D"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Frs</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2A8400A0" w14:textId="77777777" w:rsidR="00972AA9" w:rsidRPr="00EB7971" w:rsidRDefault="00972AA9" w:rsidP="00ED4ED6">
            <w:pPr>
              <w:rPr>
                <w:rFonts w:cs="Arial"/>
                <w:color w:val="000000"/>
                <w:sz w:val="16"/>
                <w:szCs w:val="16"/>
              </w:rPr>
            </w:pPr>
            <w:r w:rsidRPr="00EB7971">
              <w:rPr>
                <w:rFonts w:cs="Arial"/>
                <w:color w:val="000000"/>
                <w:sz w:val="16"/>
                <w:szCs w:val="16"/>
              </w:rPr>
              <w:t>CL_IP_4</w:t>
            </w:r>
          </w:p>
        </w:tc>
        <w:tc>
          <w:tcPr>
            <w:tcW w:w="2970" w:type="dxa"/>
            <w:tcBorders>
              <w:top w:val="nil"/>
              <w:left w:val="nil"/>
              <w:bottom w:val="single" w:sz="4" w:space="0" w:color="auto"/>
              <w:right w:val="single" w:sz="4" w:space="0" w:color="auto"/>
            </w:tcBorders>
            <w:shd w:val="clear" w:color="auto" w:fill="auto"/>
            <w:vAlign w:val="bottom"/>
            <w:hideMark/>
          </w:tcPr>
          <w:p w14:paraId="2518B326" w14:textId="77777777" w:rsidR="00972AA9" w:rsidRPr="00EB7971" w:rsidRDefault="00972AA9" w:rsidP="00ED4ED6">
            <w:pPr>
              <w:rPr>
                <w:rFonts w:cs="Arial"/>
                <w:color w:val="000000"/>
                <w:sz w:val="16"/>
                <w:szCs w:val="16"/>
              </w:rPr>
            </w:pPr>
            <w:r w:rsidRPr="00EB7971">
              <w:rPr>
                <w:rFonts w:cs="Arial"/>
                <w:color w:val="000000"/>
                <w:sz w:val="16"/>
                <w:szCs w:val="16"/>
              </w:rPr>
              <w:t>Cognitive Load Initial Post 4</w:t>
            </w:r>
          </w:p>
        </w:tc>
      </w:tr>
      <w:tr w:rsidR="00972AA9" w:rsidRPr="00EB7971" w14:paraId="42E5A40D"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6A028B3" w14:textId="77777777" w:rsidR="00972AA9" w:rsidRPr="00EB7971" w:rsidRDefault="00972AA9" w:rsidP="00ED4ED6">
            <w:pPr>
              <w:rPr>
                <w:rFonts w:cs="Arial"/>
                <w:color w:val="000000"/>
                <w:sz w:val="16"/>
                <w:szCs w:val="16"/>
              </w:rPr>
            </w:pPr>
            <w:r w:rsidRPr="00EB7971">
              <w:rPr>
                <w:rFonts w:cs="Arial"/>
                <w:color w:val="000000"/>
                <w:sz w:val="16"/>
                <w:szCs w:val="16"/>
              </w:rPr>
              <w:t>q9</w:t>
            </w:r>
          </w:p>
        </w:tc>
        <w:tc>
          <w:tcPr>
            <w:tcW w:w="1328" w:type="dxa"/>
            <w:tcBorders>
              <w:top w:val="nil"/>
              <w:left w:val="nil"/>
              <w:bottom w:val="single" w:sz="4" w:space="0" w:color="auto"/>
              <w:right w:val="single" w:sz="4" w:space="0" w:color="auto"/>
            </w:tcBorders>
            <w:shd w:val="clear" w:color="auto" w:fill="auto"/>
            <w:vAlign w:val="center"/>
            <w:hideMark/>
          </w:tcPr>
          <w:p w14:paraId="19461E9E" w14:textId="77777777" w:rsidR="00972AA9" w:rsidRPr="00EB7971" w:rsidRDefault="00972AA9" w:rsidP="00ED4ED6">
            <w:pPr>
              <w:rPr>
                <w:rFonts w:cs="Arial"/>
                <w:color w:val="000000"/>
                <w:sz w:val="16"/>
                <w:szCs w:val="16"/>
              </w:rPr>
            </w:pPr>
            <w:r w:rsidRPr="00EB7971">
              <w:rPr>
                <w:rFonts w:cs="Arial"/>
                <w:color w:val="000000"/>
                <w:sz w:val="16"/>
                <w:szCs w:val="16"/>
              </w:rPr>
              <w:t>TP_9</w:t>
            </w:r>
          </w:p>
        </w:tc>
        <w:tc>
          <w:tcPr>
            <w:tcW w:w="1339" w:type="dxa"/>
            <w:tcBorders>
              <w:top w:val="nil"/>
              <w:left w:val="nil"/>
              <w:bottom w:val="single" w:sz="4" w:space="0" w:color="auto"/>
              <w:right w:val="single" w:sz="4" w:space="0" w:color="auto"/>
            </w:tcBorders>
            <w:shd w:val="clear" w:color="auto" w:fill="auto"/>
            <w:vAlign w:val="center"/>
            <w:hideMark/>
          </w:tcPr>
          <w:p w14:paraId="321140BB" w14:textId="77777777" w:rsidR="00972AA9" w:rsidRPr="00EB7971" w:rsidRDefault="00972AA9" w:rsidP="00ED4ED6">
            <w:pPr>
              <w:rPr>
                <w:rFonts w:cs="Arial"/>
                <w:color w:val="000000"/>
                <w:sz w:val="16"/>
                <w:szCs w:val="16"/>
              </w:rPr>
            </w:pPr>
            <w:r w:rsidRPr="00EB7971">
              <w:rPr>
                <w:rFonts w:cs="Arial"/>
                <w:color w:val="000000"/>
                <w:sz w:val="16"/>
                <w:szCs w:val="16"/>
              </w:rPr>
              <w:t>Teaching Presence 9</w:t>
            </w:r>
          </w:p>
        </w:tc>
        <w:tc>
          <w:tcPr>
            <w:tcW w:w="527" w:type="dxa"/>
            <w:tcBorders>
              <w:top w:val="nil"/>
              <w:left w:val="nil"/>
              <w:bottom w:val="nil"/>
              <w:right w:val="nil"/>
            </w:tcBorders>
            <w:shd w:val="clear" w:color="auto" w:fill="auto"/>
            <w:noWrap/>
            <w:vAlign w:val="bottom"/>
            <w:hideMark/>
          </w:tcPr>
          <w:p w14:paraId="5AED1BA6"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554AA7B7"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MnA</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2C10ED5A" w14:textId="77777777" w:rsidR="00972AA9" w:rsidRPr="00EB7971" w:rsidRDefault="00972AA9" w:rsidP="00ED4ED6">
            <w:pPr>
              <w:rPr>
                <w:rFonts w:cs="Arial"/>
                <w:color w:val="000000"/>
                <w:sz w:val="16"/>
                <w:szCs w:val="16"/>
              </w:rPr>
            </w:pPr>
            <w:r w:rsidRPr="00EB7971">
              <w:rPr>
                <w:rFonts w:cs="Arial"/>
                <w:color w:val="000000"/>
                <w:sz w:val="16"/>
                <w:szCs w:val="16"/>
              </w:rPr>
              <w:t>CL_RP_1</w:t>
            </w:r>
          </w:p>
        </w:tc>
        <w:tc>
          <w:tcPr>
            <w:tcW w:w="2970" w:type="dxa"/>
            <w:tcBorders>
              <w:top w:val="nil"/>
              <w:left w:val="nil"/>
              <w:bottom w:val="single" w:sz="4" w:space="0" w:color="auto"/>
              <w:right w:val="single" w:sz="4" w:space="0" w:color="auto"/>
            </w:tcBorders>
            <w:shd w:val="clear" w:color="auto" w:fill="auto"/>
            <w:vAlign w:val="bottom"/>
            <w:hideMark/>
          </w:tcPr>
          <w:p w14:paraId="206E4F51" w14:textId="77777777" w:rsidR="00972AA9" w:rsidRPr="00EB7971" w:rsidRDefault="00972AA9" w:rsidP="00ED4ED6">
            <w:pPr>
              <w:rPr>
                <w:rFonts w:cs="Arial"/>
                <w:color w:val="000000"/>
                <w:sz w:val="16"/>
                <w:szCs w:val="16"/>
              </w:rPr>
            </w:pPr>
            <w:r w:rsidRPr="00EB7971">
              <w:rPr>
                <w:rFonts w:cs="Arial"/>
                <w:color w:val="000000"/>
                <w:sz w:val="16"/>
                <w:szCs w:val="16"/>
              </w:rPr>
              <w:t>Cognitive Load Reading Posts 1</w:t>
            </w:r>
          </w:p>
        </w:tc>
      </w:tr>
      <w:tr w:rsidR="00972AA9" w:rsidRPr="00EB7971" w14:paraId="53613E41"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7ED36774" w14:textId="77777777" w:rsidR="00972AA9" w:rsidRPr="00EB7971" w:rsidRDefault="00972AA9" w:rsidP="00ED4ED6">
            <w:pPr>
              <w:rPr>
                <w:rFonts w:cs="Arial"/>
                <w:color w:val="000000"/>
                <w:sz w:val="16"/>
                <w:szCs w:val="16"/>
              </w:rPr>
            </w:pPr>
            <w:r w:rsidRPr="00EB7971">
              <w:rPr>
                <w:rFonts w:cs="Arial"/>
                <w:color w:val="000000"/>
                <w:sz w:val="16"/>
                <w:szCs w:val="16"/>
              </w:rPr>
              <w:t>q10</w:t>
            </w:r>
          </w:p>
        </w:tc>
        <w:tc>
          <w:tcPr>
            <w:tcW w:w="1328" w:type="dxa"/>
            <w:tcBorders>
              <w:top w:val="nil"/>
              <w:left w:val="nil"/>
              <w:bottom w:val="single" w:sz="4" w:space="0" w:color="auto"/>
              <w:right w:val="single" w:sz="4" w:space="0" w:color="auto"/>
            </w:tcBorders>
            <w:shd w:val="clear" w:color="auto" w:fill="auto"/>
            <w:vAlign w:val="center"/>
            <w:hideMark/>
          </w:tcPr>
          <w:p w14:paraId="0F34BA17" w14:textId="77777777" w:rsidR="00972AA9" w:rsidRPr="00EB7971" w:rsidRDefault="00972AA9" w:rsidP="00ED4ED6">
            <w:pPr>
              <w:rPr>
                <w:rFonts w:cs="Arial"/>
                <w:color w:val="000000"/>
                <w:sz w:val="16"/>
                <w:szCs w:val="16"/>
              </w:rPr>
            </w:pPr>
            <w:r w:rsidRPr="00EB7971">
              <w:rPr>
                <w:rFonts w:cs="Arial"/>
                <w:color w:val="000000"/>
                <w:sz w:val="16"/>
                <w:szCs w:val="16"/>
              </w:rPr>
              <w:t>TP_10</w:t>
            </w:r>
          </w:p>
        </w:tc>
        <w:tc>
          <w:tcPr>
            <w:tcW w:w="1339" w:type="dxa"/>
            <w:tcBorders>
              <w:top w:val="nil"/>
              <w:left w:val="nil"/>
              <w:bottom w:val="single" w:sz="4" w:space="0" w:color="auto"/>
              <w:right w:val="single" w:sz="4" w:space="0" w:color="auto"/>
            </w:tcBorders>
            <w:shd w:val="clear" w:color="auto" w:fill="auto"/>
            <w:vAlign w:val="center"/>
            <w:hideMark/>
          </w:tcPr>
          <w:p w14:paraId="74D3BC06" w14:textId="77777777" w:rsidR="00972AA9" w:rsidRPr="00EB7971" w:rsidRDefault="00972AA9" w:rsidP="00ED4ED6">
            <w:pPr>
              <w:rPr>
                <w:rFonts w:cs="Arial"/>
                <w:color w:val="000000"/>
                <w:sz w:val="16"/>
                <w:szCs w:val="16"/>
              </w:rPr>
            </w:pPr>
            <w:r w:rsidRPr="00EB7971">
              <w:rPr>
                <w:rFonts w:cs="Arial"/>
                <w:color w:val="000000"/>
                <w:sz w:val="16"/>
                <w:szCs w:val="16"/>
              </w:rPr>
              <w:t>Teaching Presence 10</w:t>
            </w:r>
          </w:p>
        </w:tc>
        <w:tc>
          <w:tcPr>
            <w:tcW w:w="527" w:type="dxa"/>
            <w:tcBorders>
              <w:top w:val="nil"/>
              <w:left w:val="nil"/>
              <w:bottom w:val="nil"/>
              <w:right w:val="nil"/>
            </w:tcBorders>
            <w:shd w:val="clear" w:color="auto" w:fill="auto"/>
            <w:noWrap/>
            <w:vAlign w:val="bottom"/>
            <w:hideMark/>
          </w:tcPr>
          <w:p w14:paraId="79E130CE"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4F1A4E23"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TmP</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3F3485EF" w14:textId="77777777" w:rsidR="00972AA9" w:rsidRPr="00EB7971" w:rsidRDefault="00972AA9" w:rsidP="00ED4ED6">
            <w:pPr>
              <w:rPr>
                <w:rFonts w:cs="Arial"/>
                <w:color w:val="000000"/>
                <w:sz w:val="16"/>
                <w:szCs w:val="16"/>
              </w:rPr>
            </w:pPr>
            <w:r w:rsidRPr="00EB7971">
              <w:rPr>
                <w:rFonts w:cs="Arial"/>
                <w:color w:val="000000"/>
                <w:sz w:val="16"/>
                <w:szCs w:val="16"/>
              </w:rPr>
              <w:t>CL_RP_2</w:t>
            </w:r>
          </w:p>
        </w:tc>
        <w:tc>
          <w:tcPr>
            <w:tcW w:w="2970" w:type="dxa"/>
            <w:tcBorders>
              <w:top w:val="nil"/>
              <w:left w:val="nil"/>
              <w:bottom w:val="single" w:sz="4" w:space="0" w:color="auto"/>
              <w:right w:val="single" w:sz="4" w:space="0" w:color="auto"/>
            </w:tcBorders>
            <w:shd w:val="clear" w:color="auto" w:fill="auto"/>
            <w:vAlign w:val="bottom"/>
            <w:hideMark/>
          </w:tcPr>
          <w:p w14:paraId="5D02E6E8" w14:textId="77777777" w:rsidR="00972AA9" w:rsidRPr="00EB7971" w:rsidRDefault="00972AA9" w:rsidP="00ED4ED6">
            <w:pPr>
              <w:rPr>
                <w:rFonts w:cs="Arial"/>
                <w:color w:val="000000"/>
                <w:sz w:val="16"/>
                <w:szCs w:val="16"/>
              </w:rPr>
            </w:pPr>
            <w:r w:rsidRPr="00EB7971">
              <w:rPr>
                <w:rFonts w:cs="Arial"/>
                <w:color w:val="000000"/>
                <w:sz w:val="16"/>
                <w:szCs w:val="16"/>
              </w:rPr>
              <w:t>Cognitive Load Reading Posts 2</w:t>
            </w:r>
          </w:p>
        </w:tc>
      </w:tr>
      <w:tr w:rsidR="00972AA9" w:rsidRPr="00EB7971" w14:paraId="7AF9E6FE"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549E13A3" w14:textId="77777777" w:rsidR="00972AA9" w:rsidRPr="00EB7971" w:rsidRDefault="00972AA9" w:rsidP="00ED4ED6">
            <w:pPr>
              <w:rPr>
                <w:rFonts w:cs="Arial"/>
                <w:color w:val="000000"/>
                <w:sz w:val="16"/>
                <w:szCs w:val="16"/>
              </w:rPr>
            </w:pPr>
            <w:r w:rsidRPr="00EB7971">
              <w:rPr>
                <w:rFonts w:cs="Arial"/>
                <w:color w:val="000000"/>
                <w:sz w:val="16"/>
                <w:szCs w:val="16"/>
              </w:rPr>
              <w:t>q11</w:t>
            </w:r>
          </w:p>
        </w:tc>
        <w:tc>
          <w:tcPr>
            <w:tcW w:w="1328" w:type="dxa"/>
            <w:tcBorders>
              <w:top w:val="nil"/>
              <w:left w:val="nil"/>
              <w:bottom w:val="single" w:sz="4" w:space="0" w:color="auto"/>
              <w:right w:val="single" w:sz="4" w:space="0" w:color="auto"/>
            </w:tcBorders>
            <w:shd w:val="clear" w:color="auto" w:fill="auto"/>
            <w:vAlign w:val="center"/>
            <w:hideMark/>
          </w:tcPr>
          <w:p w14:paraId="4F642DC1" w14:textId="77777777" w:rsidR="00972AA9" w:rsidRPr="00EB7971" w:rsidRDefault="00972AA9" w:rsidP="00ED4ED6">
            <w:pPr>
              <w:rPr>
                <w:rFonts w:cs="Arial"/>
                <w:color w:val="000000"/>
                <w:sz w:val="16"/>
                <w:szCs w:val="16"/>
              </w:rPr>
            </w:pPr>
            <w:r w:rsidRPr="00EB7971">
              <w:rPr>
                <w:rFonts w:cs="Arial"/>
                <w:color w:val="000000"/>
                <w:sz w:val="16"/>
                <w:szCs w:val="16"/>
              </w:rPr>
              <w:t>TP_11</w:t>
            </w:r>
          </w:p>
        </w:tc>
        <w:tc>
          <w:tcPr>
            <w:tcW w:w="1339" w:type="dxa"/>
            <w:tcBorders>
              <w:top w:val="nil"/>
              <w:left w:val="nil"/>
              <w:bottom w:val="single" w:sz="4" w:space="0" w:color="auto"/>
              <w:right w:val="single" w:sz="4" w:space="0" w:color="auto"/>
            </w:tcBorders>
            <w:shd w:val="clear" w:color="auto" w:fill="auto"/>
            <w:vAlign w:val="center"/>
            <w:hideMark/>
          </w:tcPr>
          <w:p w14:paraId="513C2146" w14:textId="77777777" w:rsidR="00972AA9" w:rsidRPr="00EB7971" w:rsidRDefault="00972AA9" w:rsidP="00ED4ED6">
            <w:pPr>
              <w:rPr>
                <w:rFonts w:cs="Arial"/>
                <w:color w:val="000000"/>
                <w:sz w:val="16"/>
                <w:szCs w:val="16"/>
              </w:rPr>
            </w:pPr>
            <w:r w:rsidRPr="00EB7971">
              <w:rPr>
                <w:rFonts w:cs="Arial"/>
                <w:color w:val="000000"/>
                <w:sz w:val="16"/>
                <w:szCs w:val="16"/>
              </w:rPr>
              <w:t>Teaching Presence 11</w:t>
            </w:r>
          </w:p>
        </w:tc>
        <w:tc>
          <w:tcPr>
            <w:tcW w:w="527" w:type="dxa"/>
            <w:tcBorders>
              <w:top w:val="nil"/>
              <w:left w:val="nil"/>
              <w:bottom w:val="nil"/>
              <w:right w:val="nil"/>
            </w:tcBorders>
            <w:shd w:val="clear" w:color="auto" w:fill="auto"/>
            <w:noWrap/>
            <w:vAlign w:val="bottom"/>
            <w:hideMark/>
          </w:tcPr>
          <w:p w14:paraId="0AD5644F"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3775D110" w14:textId="77777777" w:rsidR="00972AA9" w:rsidRPr="00EB7971" w:rsidRDefault="00972AA9" w:rsidP="00ED4ED6">
            <w:pPr>
              <w:rPr>
                <w:rFonts w:cs="Arial"/>
                <w:color w:val="000000"/>
                <w:sz w:val="16"/>
                <w:szCs w:val="16"/>
              </w:rPr>
            </w:pPr>
            <w:r w:rsidRPr="00EB7971">
              <w:rPr>
                <w:rFonts w:cs="Arial"/>
                <w:color w:val="000000"/>
                <w:sz w:val="16"/>
                <w:szCs w:val="16"/>
              </w:rPr>
              <w:t>Eff</w:t>
            </w:r>
          </w:p>
        </w:tc>
        <w:tc>
          <w:tcPr>
            <w:tcW w:w="1335" w:type="dxa"/>
            <w:tcBorders>
              <w:top w:val="nil"/>
              <w:left w:val="nil"/>
              <w:bottom w:val="single" w:sz="4" w:space="0" w:color="auto"/>
              <w:right w:val="single" w:sz="4" w:space="0" w:color="auto"/>
            </w:tcBorders>
            <w:shd w:val="clear" w:color="auto" w:fill="auto"/>
            <w:vAlign w:val="center"/>
            <w:hideMark/>
          </w:tcPr>
          <w:p w14:paraId="3DE22CA7" w14:textId="77777777" w:rsidR="00972AA9" w:rsidRPr="00EB7971" w:rsidRDefault="00972AA9" w:rsidP="00ED4ED6">
            <w:pPr>
              <w:rPr>
                <w:rFonts w:cs="Arial"/>
                <w:color w:val="000000"/>
                <w:sz w:val="16"/>
                <w:szCs w:val="16"/>
              </w:rPr>
            </w:pPr>
            <w:r w:rsidRPr="00EB7971">
              <w:rPr>
                <w:rFonts w:cs="Arial"/>
                <w:color w:val="000000"/>
                <w:sz w:val="16"/>
                <w:szCs w:val="16"/>
              </w:rPr>
              <w:t>CL_RP_3</w:t>
            </w:r>
          </w:p>
        </w:tc>
        <w:tc>
          <w:tcPr>
            <w:tcW w:w="2970" w:type="dxa"/>
            <w:tcBorders>
              <w:top w:val="nil"/>
              <w:left w:val="nil"/>
              <w:bottom w:val="single" w:sz="4" w:space="0" w:color="auto"/>
              <w:right w:val="single" w:sz="4" w:space="0" w:color="auto"/>
            </w:tcBorders>
            <w:shd w:val="clear" w:color="auto" w:fill="auto"/>
            <w:vAlign w:val="bottom"/>
            <w:hideMark/>
          </w:tcPr>
          <w:p w14:paraId="28D7D457" w14:textId="77777777" w:rsidR="00972AA9" w:rsidRPr="00EB7971" w:rsidRDefault="00972AA9" w:rsidP="00ED4ED6">
            <w:pPr>
              <w:rPr>
                <w:rFonts w:cs="Arial"/>
                <w:color w:val="000000"/>
                <w:sz w:val="16"/>
                <w:szCs w:val="16"/>
              </w:rPr>
            </w:pPr>
            <w:r w:rsidRPr="00EB7971">
              <w:rPr>
                <w:rFonts w:cs="Arial"/>
                <w:color w:val="000000"/>
                <w:sz w:val="16"/>
                <w:szCs w:val="16"/>
              </w:rPr>
              <w:t>Cognitive Load Reading Posts 3</w:t>
            </w:r>
          </w:p>
        </w:tc>
      </w:tr>
      <w:tr w:rsidR="00972AA9" w:rsidRPr="00EB7971" w14:paraId="3B0769AE"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601F92DC" w14:textId="77777777" w:rsidR="00972AA9" w:rsidRPr="00EB7971" w:rsidRDefault="00972AA9" w:rsidP="00ED4ED6">
            <w:pPr>
              <w:rPr>
                <w:rFonts w:cs="Arial"/>
                <w:color w:val="000000"/>
                <w:sz w:val="16"/>
                <w:szCs w:val="16"/>
              </w:rPr>
            </w:pPr>
            <w:r w:rsidRPr="00EB7971">
              <w:rPr>
                <w:rFonts w:cs="Arial"/>
                <w:color w:val="000000"/>
                <w:sz w:val="16"/>
                <w:szCs w:val="16"/>
              </w:rPr>
              <w:t>q12</w:t>
            </w:r>
          </w:p>
        </w:tc>
        <w:tc>
          <w:tcPr>
            <w:tcW w:w="1328" w:type="dxa"/>
            <w:tcBorders>
              <w:top w:val="nil"/>
              <w:left w:val="nil"/>
              <w:bottom w:val="single" w:sz="4" w:space="0" w:color="auto"/>
              <w:right w:val="single" w:sz="4" w:space="0" w:color="auto"/>
            </w:tcBorders>
            <w:shd w:val="clear" w:color="auto" w:fill="auto"/>
            <w:vAlign w:val="center"/>
            <w:hideMark/>
          </w:tcPr>
          <w:p w14:paraId="3651F40A" w14:textId="77777777" w:rsidR="00972AA9" w:rsidRPr="00EB7971" w:rsidRDefault="00972AA9" w:rsidP="00ED4ED6">
            <w:pPr>
              <w:rPr>
                <w:rFonts w:cs="Arial"/>
                <w:color w:val="000000"/>
                <w:sz w:val="16"/>
                <w:szCs w:val="16"/>
              </w:rPr>
            </w:pPr>
            <w:r w:rsidRPr="00EB7971">
              <w:rPr>
                <w:rFonts w:cs="Arial"/>
                <w:color w:val="000000"/>
                <w:sz w:val="16"/>
                <w:szCs w:val="16"/>
              </w:rPr>
              <w:t>TP_12</w:t>
            </w:r>
          </w:p>
        </w:tc>
        <w:tc>
          <w:tcPr>
            <w:tcW w:w="1339" w:type="dxa"/>
            <w:tcBorders>
              <w:top w:val="nil"/>
              <w:left w:val="nil"/>
              <w:bottom w:val="single" w:sz="4" w:space="0" w:color="auto"/>
              <w:right w:val="single" w:sz="4" w:space="0" w:color="auto"/>
            </w:tcBorders>
            <w:shd w:val="clear" w:color="auto" w:fill="auto"/>
            <w:vAlign w:val="center"/>
            <w:hideMark/>
          </w:tcPr>
          <w:p w14:paraId="010BEF9D" w14:textId="77777777" w:rsidR="00972AA9" w:rsidRPr="00EB7971" w:rsidRDefault="00972AA9" w:rsidP="00ED4ED6">
            <w:pPr>
              <w:rPr>
                <w:rFonts w:cs="Arial"/>
                <w:color w:val="000000"/>
                <w:sz w:val="16"/>
                <w:szCs w:val="16"/>
              </w:rPr>
            </w:pPr>
            <w:r w:rsidRPr="00EB7971">
              <w:rPr>
                <w:rFonts w:cs="Arial"/>
                <w:color w:val="000000"/>
                <w:sz w:val="16"/>
                <w:szCs w:val="16"/>
              </w:rPr>
              <w:t>Teaching Presence 12</w:t>
            </w:r>
          </w:p>
        </w:tc>
        <w:tc>
          <w:tcPr>
            <w:tcW w:w="527" w:type="dxa"/>
            <w:tcBorders>
              <w:top w:val="nil"/>
              <w:left w:val="nil"/>
              <w:bottom w:val="nil"/>
              <w:right w:val="nil"/>
            </w:tcBorders>
            <w:shd w:val="clear" w:color="auto" w:fill="auto"/>
            <w:noWrap/>
            <w:vAlign w:val="bottom"/>
            <w:hideMark/>
          </w:tcPr>
          <w:p w14:paraId="41F4148E"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4BC5601B"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Frs</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6E04CCEA" w14:textId="77777777" w:rsidR="00972AA9" w:rsidRPr="00EB7971" w:rsidRDefault="00972AA9" w:rsidP="00ED4ED6">
            <w:pPr>
              <w:rPr>
                <w:rFonts w:cs="Arial"/>
                <w:color w:val="000000"/>
                <w:sz w:val="16"/>
                <w:szCs w:val="16"/>
              </w:rPr>
            </w:pPr>
            <w:r w:rsidRPr="00EB7971">
              <w:rPr>
                <w:rFonts w:cs="Arial"/>
                <w:color w:val="000000"/>
                <w:sz w:val="16"/>
                <w:szCs w:val="16"/>
              </w:rPr>
              <w:t>CL_RP_4</w:t>
            </w:r>
          </w:p>
        </w:tc>
        <w:tc>
          <w:tcPr>
            <w:tcW w:w="2970" w:type="dxa"/>
            <w:tcBorders>
              <w:top w:val="nil"/>
              <w:left w:val="nil"/>
              <w:bottom w:val="single" w:sz="4" w:space="0" w:color="auto"/>
              <w:right w:val="single" w:sz="4" w:space="0" w:color="auto"/>
            </w:tcBorders>
            <w:shd w:val="clear" w:color="auto" w:fill="auto"/>
            <w:vAlign w:val="bottom"/>
            <w:hideMark/>
          </w:tcPr>
          <w:p w14:paraId="4936166F" w14:textId="77777777" w:rsidR="00972AA9" w:rsidRPr="00EB7971" w:rsidRDefault="00972AA9" w:rsidP="00ED4ED6">
            <w:pPr>
              <w:rPr>
                <w:rFonts w:cs="Arial"/>
                <w:color w:val="000000"/>
                <w:sz w:val="16"/>
                <w:szCs w:val="16"/>
              </w:rPr>
            </w:pPr>
            <w:r w:rsidRPr="00EB7971">
              <w:rPr>
                <w:rFonts w:cs="Arial"/>
                <w:color w:val="000000"/>
                <w:sz w:val="16"/>
                <w:szCs w:val="16"/>
              </w:rPr>
              <w:t>Cognitive Load Reading Posts 4</w:t>
            </w:r>
          </w:p>
        </w:tc>
      </w:tr>
      <w:tr w:rsidR="00972AA9" w:rsidRPr="00EB7971" w14:paraId="582640F8"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266E0B62" w14:textId="77777777" w:rsidR="00972AA9" w:rsidRPr="00EB7971" w:rsidRDefault="00972AA9" w:rsidP="00ED4ED6">
            <w:pPr>
              <w:rPr>
                <w:rFonts w:cs="Arial"/>
                <w:color w:val="000000"/>
                <w:sz w:val="16"/>
                <w:szCs w:val="16"/>
              </w:rPr>
            </w:pPr>
            <w:r w:rsidRPr="00EB7971">
              <w:rPr>
                <w:rFonts w:cs="Arial"/>
                <w:color w:val="000000"/>
                <w:sz w:val="16"/>
                <w:szCs w:val="16"/>
              </w:rPr>
              <w:t>q13</w:t>
            </w:r>
          </w:p>
        </w:tc>
        <w:tc>
          <w:tcPr>
            <w:tcW w:w="1328" w:type="dxa"/>
            <w:tcBorders>
              <w:top w:val="nil"/>
              <w:left w:val="nil"/>
              <w:bottom w:val="single" w:sz="4" w:space="0" w:color="auto"/>
              <w:right w:val="single" w:sz="4" w:space="0" w:color="auto"/>
            </w:tcBorders>
            <w:shd w:val="clear" w:color="auto" w:fill="auto"/>
            <w:vAlign w:val="center"/>
            <w:hideMark/>
          </w:tcPr>
          <w:p w14:paraId="66B779E7" w14:textId="77777777" w:rsidR="00972AA9" w:rsidRPr="00EB7971" w:rsidRDefault="00972AA9" w:rsidP="00ED4ED6">
            <w:pPr>
              <w:rPr>
                <w:rFonts w:cs="Arial"/>
                <w:color w:val="000000"/>
                <w:sz w:val="16"/>
                <w:szCs w:val="16"/>
              </w:rPr>
            </w:pPr>
            <w:r w:rsidRPr="00EB7971">
              <w:rPr>
                <w:rFonts w:cs="Arial"/>
                <w:color w:val="000000"/>
                <w:sz w:val="16"/>
                <w:szCs w:val="16"/>
              </w:rPr>
              <w:t>TP_13</w:t>
            </w:r>
          </w:p>
        </w:tc>
        <w:tc>
          <w:tcPr>
            <w:tcW w:w="1339" w:type="dxa"/>
            <w:tcBorders>
              <w:top w:val="nil"/>
              <w:left w:val="nil"/>
              <w:bottom w:val="single" w:sz="4" w:space="0" w:color="auto"/>
              <w:right w:val="single" w:sz="4" w:space="0" w:color="auto"/>
            </w:tcBorders>
            <w:shd w:val="clear" w:color="auto" w:fill="auto"/>
            <w:vAlign w:val="center"/>
            <w:hideMark/>
          </w:tcPr>
          <w:p w14:paraId="27CC81D0" w14:textId="77777777" w:rsidR="00972AA9" w:rsidRPr="00EB7971" w:rsidRDefault="00972AA9" w:rsidP="00ED4ED6">
            <w:pPr>
              <w:rPr>
                <w:rFonts w:cs="Arial"/>
                <w:color w:val="000000"/>
                <w:sz w:val="16"/>
                <w:szCs w:val="16"/>
              </w:rPr>
            </w:pPr>
            <w:r w:rsidRPr="00EB7971">
              <w:rPr>
                <w:rFonts w:cs="Arial"/>
                <w:color w:val="000000"/>
                <w:sz w:val="16"/>
                <w:szCs w:val="16"/>
              </w:rPr>
              <w:t>Teaching Presence 13</w:t>
            </w:r>
          </w:p>
        </w:tc>
        <w:tc>
          <w:tcPr>
            <w:tcW w:w="527" w:type="dxa"/>
            <w:tcBorders>
              <w:top w:val="nil"/>
              <w:left w:val="nil"/>
              <w:bottom w:val="nil"/>
              <w:right w:val="nil"/>
            </w:tcBorders>
            <w:shd w:val="clear" w:color="auto" w:fill="auto"/>
            <w:noWrap/>
            <w:vAlign w:val="bottom"/>
            <w:hideMark/>
          </w:tcPr>
          <w:p w14:paraId="6B9CDBCE"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7BA96678"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MnA</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2CCCF485" w14:textId="77777777" w:rsidR="00972AA9" w:rsidRPr="00EB7971" w:rsidRDefault="00972AA9" w:rsidP="00ED4ED6">
            <w:pPr>
              <w:rPr>
                <w:rFonts w:cs="Arial"/>
                <w:color w:val="000000"/>
                <w:sz w:val="16"/>
                <w:szCs w:val="16"/>
              </w:rPr>
            </w:pPr>
            <w:r w:rsidRPr="00EB7971">
              <w:rPr>
                <w:rFonts w:cs="Arial"/>
                <w:color w:val="000000"/>
                <w:sz w:val="16"/>
                <w:szCs w:val="16"/>
              </w:rPr>
              <w:t>CL_RtP_1</w:t>
            </w:r>
          </w:p>
        </w:tc>
        <w:tc>
          <w:tcPr>
            <w:tcW w:w="2970" w:type="dxa"/>
            <w:tcBorders>
              <w:top w:val="nil"/>
              <w:left w:val="nil"/>
              <w:bottom w:val="single" w:sz="4" w:space="0" w:color="auto"/>
              <w:right w:val="single" w:sz="4" w:space="0" w:color="auto"/>
            </w:tcBorders>
            <w:shd w:val="clear" w:color="auto" w:fill="auto"/>
            <w:vAlign w:val="bottom"/>
            <w:hideMark/>
          </w:tcPr>
          <w:p w14:paraId="4DCD4D96" w14:textId="77777777" w:rsidR="00972AA9" w:rsidRPr="00EB7971" w:rsidRDefault="00972AA9" w:rsidP="00ED4ED6">
            <w:pPr>
              <w:rPr>
                <w:rFonts w:cs="Arial"/>
                <w:color w:val="000000"/>
                <w:sz w:val="16"/>
                <w:szCs w:val="16"/>
              </w:rPr>
            </w:pPr>
            <w:r w:rsidRPr="00EB7971">
              <w:rPr>
                <w:rFonts w:cs="Arial"/>
                <w:color w:val="000000"/>
                <w:sz w:val="16"/>
                <w:szCs w:val="16"/>
              </w:rPr>
              <w:t>Cognitive Load Replying to Posts 1</w:t>
            </w:r>
          </w:p>
        </w:tc>
      </w:tr>
      <w:tr w:rsidR="00972AA9" w:rsidRPr="00EB7971" w14:paraId="290E0251"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4E973CE4" w14:textId="77777777" w:rsidR="00972AA9" w:rsidRPr="00EB7971" w:rsidRDefault="00972AA9" w:rsidP="00ED4ED6">
            <w:pPr>
              <w:rPr>
                <w:rFonts w:cs="Arial"/>
                <w:color w:val="000000"/>
                <w:sz w:val="16"/>
                <w:szCs w:val="16"/>
              </w:rPr>
            </w:pPr>
            <w:r w:rsidRPr="00EB7971">
              <w:rPr>
                <w:rFonts w:cs="Arial"/>
                <w:color w:val="000000"/>
                <w:sz w:val="16"/>
                <w:szCs w:val="16"/>
              </w:rPr>
              <w:t>q14</w:t>
            </w:r>
          </w:p>
        </w:tc>
        <w:tc>
          <w:tcPr>
            <w:tcW w:w="1328" w:type="dxa"/>
            <w:tcBorders>
              <w:top w:val="nil"/>
              <w:left w:val="nil"/>
              <w:bottom w:val="single" w:sz="4" w:space="0" w:color="auto"/>
              <w:right w:val="single" w:sz="4" w:space="0" w:color="auto"/>
            </w:tcBorders>
            <w:shd w:val="clear" w:color="auto" w:fill="auto"/>
            <w:vAlign w:val="center"/>
            <w:hideMark/>
          </w:tcPr>
          <w:p w14:paraId="1B07C5A8" w14:textId="77777777" w:rsidR="00972AA9" w:rsidRPr="00EB7971" w:rsidRDefault="00972AA9" w:rsidP="00ED4ED6">
            <w:pPr>
              <w:rPr>
                <w:rFonts w:cs="Arial"/>
                <w:color w:val="000000"/>
                <w:sz w:val="16"/>
                <w:szCs w:val="16"/>
              </w:rPr>
            </w:pPr>
            <w:r w:rsidRPr="00EB7971">
              <w:rPr>
                <w:rFonts w:cs="Arial"/>
                <w:color w:val="000000"/>
                <w:sz w:val="16"/>
                <w:szCs w:val="16"/>
              </w:rPr>
              <w:t>SP_1</w:t>
            </w:r>
          </w:p>
        </w:tc>
        <w:tc>
          <w:tcPr>
            <w:tcW w:w="1339" w:type="dxa"/>
            <w:tcBorders>
              <w:top w:val="nil"/>
              <w:left w:val="nil"/>
              <w:bottom w:val="single" w:sz="4" w:space="0" w:color="auto"/>
              <w:right w:val="single" w:sz="4" w:space="0" w:color="auto"/>
            </w:tcBorders>
            <w:shd w:val="clear" w:color="auto" w:fill="auto"/>
            <w:vAlign w:val="center"/>
            <w:hideMark/>
          </w:tcPr>
          <w:p w14:paraId="143674CF" w14:textId="77777777" w:rsidR="00972AA9" w:rsidRPr="00EB7971" w:rsidRDefault="00972AA9" w:rsidP="00ED4ED6">
            <w:pPr>
              <w:rPr>
                <w:rFonts w:cs="Arial"/>
                <w:color w:val="000000"/>
                <w:sz w:val="16"/>
                <w:szCs w:val="16"/>
              </w:rPr>
            </w:pPr>
            <w:r w:rsidRPr="00EB7971">
              <w:rPr>
                <w:rFonts w:cs="Arial"/>
                <w:color w:val="000000"/>
                <w:sz w:val="16"/>
                <w:szCs w:val="16"/>
              </w:rPr>
              <w:t>Social Presence 1</w:t>
            </w:r>
          </w:p>
        </w:tc>
        <w:tc>
          <w:tcPr>
            <w:tcW w:w="527" w:type="dxa"/>
            <w:tcBorders>
              <w:top w:val="nil"/>
              <w:left w:val="nil"/>
              <w:bottom w:val="nil"/>
              <w:right w:val="nil"/>
            </w:tcBorders>
            <w:shd w:val="clear" w:color="auto" w:fill="auto"/>
            <w:noWrap/>
            <w:vAlign w:val="bottom"/>
            <w:hideMark/>
          </w:tcPr>
          <w:p w14:paraId="082BD436"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1478D923"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TmP</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7B2ECC0F" w14:textId="77777777" w:rsidR="00972AA9" w:rsidRPr="00EB7971" w:rsidRDefault="00972AA9" w:rsidP="00ED4ED6">
            <w:pPr>
              <w:rPr>
                <w:rFonts w:cs="Arial"/>
                <w:color w:val="000000"/>
                <w:sz w:val="16"/>
                <w:szCs w:val="16"/>
              </w:rPr>
            </w:pPr>
            <w:r w:rsidRPr="00EB7971">
              <w:rPr>
                <w:rFonts w:cs="Arial"/>
                <w:color w:val="000000"/>
                <w:sz w:val="16"/>
                <w:szCs w:val="16"/>
              </w:rPr>
              <w:t>CL_RtP_2</w:t>
            </w:r>
          </w:p>
        </w:tc>
        <w:tc>
          <w:tcPr>
            <w:tcW w:w="2970" w:type="dxa"/>
            <w:tcBorders>
              <w:top w:val="nil"/>
              <w:left w:val="nil"/>
              <w:bottom w:val="single" w:sz="4" w:space="0" w:color="auto"/>
              <w:right w:val="single" w:sz="4" w:space="0" w:color="auto"/>
            </w:tcBorders>
            <w:shd w:val="clear" w:color="auto" w:fill="auto"/>
            <w:vAlign w:val="bottom"/>
            <w:hideMark/>
          </w:tcPr>
          <w:p w14:paraId="4D574C11" w14:textId="77777777" w:rsidR="00972AA9" w:rsidRPr="00EB7971" w:rsidRDefault="00972AA9" w:rsidP="00ED4ED6">
            <w:pPr>
              <w:rPr>
                <w:rFonts w:cs="Arial"/>
                <w:color w:val="000000"/>
                <w:sz w:val="16"/>
                <w:szCs w:val="16"/>
              </w:rPr>
            </w:pPr>
            <w:r w:rsidRPr="00EB7971">
              <w:rPr>
                <w:rFonts w:cs="Arial"/>
                <w:color w:val="000000"/>
                <w:sz w:val="16"/>
                <w:szCs w:val="16"/>
              </w:rPr>
              <w:t>Cognitive Load Replying to Posts 2</w:t>
            </w:r>
          </w:p>
        </w:tc>
      </w:tr>
      <w:tr w:rsidR="00972AA9" w:rsidRPr="00EB7971" w14:paraId="25B15056"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97BA49C" w14:textId="77777777" w:rsidR="00972AA9" w:rsidRPr="00EB7971" w:rsidRDefault="00972AA9" w:rsidP="00ED4ED6">
            <w:pPr>
              <w:rPr>
                <w:rFonts w:cs="Arial"/>
                <w:color w:val="000000"/>
                <w:sz w:val="16"/>
                <w:szCs w:val="16"/>
              </w:rPr>
            </w:pPr>
            <w:r w:rsidRPr="00EB7971">
              <w:rPr>
                <w:rFonts w:cs="Arial"/>
                <w:color w:val="000000"/>
                <w:sz w:val="16"/>
                <w:szCs w:val="16"/>
              </w:rPr>
              <w:t>q15</w:t>
            </w:r>
          </w:p>
        </w:tc>
        <w:tc>
          <w:tcPr>
            <w:tcW w:w="1328" w:type="dxa"/>
            <w:tcBorders>
              <w:top w:val="nil"/>
              <w:left w:val="nil"/>
              <w:bottom w:val="single" w:sz="4" w:space="0" w:color="auto"/>
              <w:right w:val="single" w:sz="4" w:space="0" w:color="auto"/>
            </w:tcBorders>
            <w:shd w:val="clear" w:color="auto" w:fill="auto"/>
            <w:vAlign w:val="center"/>
            <w:hideMark/>
          </w:tcPr>
          <w:p w14:paraId="3766BD94" w14:textId="77777777" w:rsidR="00972AA9" w:rsidRPr="00EB7971" w:rsidRDefault="00972AA9" w:rsidP="00ED4ED6">
            <w:pPr>
              <w:rPr>
                <w:rFonts w:cs="Arial"/>
                <w:color w:val="000000"/>
                <w:sz w:val="16"/>
                <w:szCs w:val="16"/>
              </w:rPr>
            </w:pPr>
            <w:r w:rsidRPr="00EB7971">
              <w:rPr>
                <w:rFonts w:cs="Arial"/>
                <w:color w:val="000000"/>
                <w:sz w:val="16"/>
                <w:szCs w:val="16"/>
              </w:rPr>
              <w:t>SP_2</w:t>
            </w:r>
          </w:p>
        </w:tc>
        <w:tc>
          <w:tcPr>
            <w:tcW w:w="1339" w:type="dxa"/>
            <w:tcBorders>
              <w:top w:val="nil"/>
              <w:left w:val="nil"/>
              <w:bottom w:val="single" w:sz="4" w:space="0" w:color="auto"/>
              <w:right w:val="single" w:sz="4" w:space="0" w:color="auto"/>
            </w:tcBorders>
            <w:shd w:val="clear" w:color="auto" w:fill="auto"/>
            <w:vAlign w:val="center"/>
            <w:hideMark/>
          </w:tcPr>
          <w:p w14:paraId="7B83A67C" w14:textId="77777777" w:rsidR="00972AA9" w:rsidRPr="00EB7971" w:rsidRDefault="00972AA9" w:rsidP="00ED4ED6">
            <w:pPr>
              <w:rPr>
                <w:rFonts w:cs="Arial"/>
                <w:color w:val="000000"/>
                <w:sz w:val="16"/>
                <w:szCs w:val="16"/>
              </w:rPr>
            </w:pPr>
            <w:r w:rsidRPr="00EB7971">
              <w:rPr>
                <w:rFonts w:cs="Arial"/>
                <w:color w:val="000000"/>
                <w:sz w:val="16"/>
                <w:szCs w:val="16"/>
              </w:rPr>
              <w:t>Social Presence 2</w:t>
            </w:r>
          </w:p>
        </w:tc>
        <w:tc>
          <w:tcPr>
            <w:tcW w:w="527" w:type="dxa"/>
            <w:tcBorders>
              <w:top w:val="nil"/>
              <w:left w:val="nil"/>
              <w:bottom w:val="nil"/>
              <w:right w:val="nil"/>
            </w:tcBorders>
            <w:shd w:val="clear" w:color="auto" w:fill="auto"/>
            <w:noWrap/>
            <w:vAlign w:val="bottom"/>
            <w:hideMark/>
          </w:tcPr>
          <w:p w14:paraId="0496ED72"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2D1FCE69" w14:textId="77777777" w:rsidR="00972AA9" w:rsidRPr="00EB7971" w:rsidRDefault="00972AA9" w:rsidP="00ED4ED6">
            <w:pPr>
              <w:rPr>
                <w:rFonts w:cs="Arial"/>
                <w:color w:val="000000"/>
                <w:sz w:val="16"/>
                <w:szCs w:val="16"/>
              </w:rPr>
            </w:pPr>
            <w:r w:rsidRPr="00EB7971">
              <w:rPr>
                <w:rFonts w:cs="Arial"/>
                <w:color w:val="000000"/>
                <w:sz w:val="16"/>
                <w:szCs w:val="16"/>
              </w:rPr>
              <w:t>Eff</w:t>
            </w:r>
          </w:p>
        </w:tc>
        <w:tc>
          <w:tcPr>
            <w:tcW w:w="1335" w:type="dxa"/>
            <w:tcBorders>
              <w:top w:val="nil"/>
              <w:left w:val="nil"/>
              <w:bottom w:val="single" w:sz="4" w:space="0" w:color="auto"/>
              <w:right w:val="single" w:sz="4" w:space="0" w:color="auto"/>
            </w:tcBorders>
            <w:shd w:val="clear" w:color="auto" w:fill="auto"/>
            <w:vAlign w:val="center"/>
            <w:hideMark/>
          </w:tcPr>
          <w:p w14:paraId="383E5B20" w14:textId="77777777" w:rsidR="00972AA9" w:rsidRPr="00EB7971" w:rsidRDefault="00972AA9" w:rsidP="00ED4ED6">
            <w:pPr>
              <w:rPr>
                <w:rFonts w:cs="Arial"/>
                <w:color w:val="000000"/>
                <w:sz w:val="16"/>
                <w:szCs w:val="16"/>
              </w:rPr>
            </w:pPr>
            <w:r w:rsidRPr="00EB7971">
              <w:rPr>
                <w:rFonts w:cs="Arial"/>
                <w:color w:val="000000"/>
                <w:sz w:val="16"/>
                <w:szCs w:val="16"/>
              </w:rPr>
              <w:t>CL_RtP_3</w:t>
            </w:r>
          </w:p>
        </w:tc>
        <w:tc>
          <w:tcPr>
            <w:tcW w:w="2970" w:type="dxa"/>
            <w:tcBorders>
              <w:top w:val="nil"/>
              <w:left w:val="nil"/>
              <w:bottom w:val="single" w:sz="4" w:space="0" w:color="auto"/>
              <w:right w:val="single" w:sz="4" w:space="0" w:color="auto"/>
            </w:tcBorders>
            <w:shd w:val="clear" w:color="auto" w:fill="auto"/>
            <w:vAlign w:val="bottom"/>
            <w:hideMark/>
          </w:tcPr>
          <w:p w14:paraId="4B3AB151" w14:textId="77777777" w:rsidR="00972AA9" w:rsidRPr="00EB7971" w:rsidRDefault="00972AA9" w:rsidP="00ED4ED6">
            <w:pPr>
              <w:rPr>
                <w:rFonts w:cs="Arial"/>
                <w:color w:val="000000"/>
                <w:sz w:val="16"/>
                <w:szCs w:val="16"/>
              </w:rPr>
            </w:pPr>
            <w:r w:rsidRPr="00EB7971">
              <w:rPr>
                <w:rFonts w:cs="Arial"/>
                <w:color w:val="000000"/>
                <w:sz w:val="16"/>
                <w:szCs w:val="16"/>
              </w:rPr>
              <w:t>Cognitive Load Replying to Posts 3</w:t>
            </w:r>
          </w:p>
        </w:tc>
      </w:tr>
      <w:tr w:rsidR="00972AA9" w:rsidRPr="00EB7971" w14:paraId="02DD6630"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E63B9E7" w14:textId="77777777" w:rsidR="00972AA9" w:rsidRPr="00EB7971" w:rsidRDefault="00972AA9" w:rsidP="00ED4ED6">
            <w:pPr>
              <w:rPr>
                <w:rFonts w:cs="Arial"/>
                <w:color w:val="000000"/>
                <w:sz w:val="16"/>
                <w:szCs w:val="16"/>
              </w:rPr>
            </w:pPr>
            <w:r w:rsidRPr="00EB7971">
              <w:rPr>
                <w:rFonts w:cs="Arial"/>
                <w:color w:val="000000"/>
                <w:sz w:val="16"/>
                <w:szCs w:val="16"/>
              </w:rPr>
              <w:t>q16</w:t>
            </w:r>
          </w:p>
        </w:tc>
        <w:tc>
          <w:tcPr>
            <w:tcW w:w="1328" w:type="dxa"/>
            <w:tcBorders>
              <w:top w:val="nil"/>
              <w:left w:val="nil"/>
              <w:bottom w:val="single" w:sz="4" w:space="0" w:color="auto"/>
              <w:right w:val="single" w:sz="4" w:space="0" w:color="auto"/>
            </w:tcBorders>
            <w:shd w:val="clear" w:color="auto" w:fill="auto"/>
            <w:vAlign w:val="center"/>
            <w:hideMark/>
          </w:tcPr>
          <w:p w14:paraId="72DF9168" w14:textId="77777777" w:rsidR="00972AA9" w:rsidRPr="00EB7971" w:rsidRDefault="00972AA9" w:rsidP="00ED4ED6">
            <w:pPr>
              <w:rPr>
                <w:rFonts w:cs="Arial"/>
                <w:color w:val="000000"/>
                <w:sz w:val="16"/>
                <w:szCs w:val="16"/>
              </w:rPr>
            </w:pPr>
            <w:r w:rsidRPr="00EB7971">
              <w:rPr>
                <w:rFonts w:cs="Arial"/>
                <w:color w:val="000000"/>
                <w:sz w:val="16"/>
                <w:szCs w:val="16"/>
              </w:rPr>
              <w:t>SP_3</w:t>
            </w:r>
          </w:p>
        </w:tc>
        <w:tc>
          <w:tcPr>
            <w:tcW w:w="1339" w:type="dxa"/>
            <w:tcBorders>
              <w:top w:val="nil"/>
              <w:left w:val="nil"/>
              <w:bottom w:val="single" w:sz="4" w:space="0" w:color="auto"/>
              <w:right w:val="single" w:sz="4" w:space="0" w:color="auto"/>
            </w:tcBorders>
            <w:shd w:val="clear" w:color="auto" w:fill="auto"/>
            <w:vAlign w:val="center"/>
            <w:hideMark/>
          </w:tcPr>
          <w:p w14:paraId="05DA2F5B" w14:textId="77777777" w:rsidR="00972AA9" w:rsidRPr="00EB7971" w:rsidRDefault="00972AA9" w:rsidP="00ED4ED6">
            <w:pPr>
              <w:rPr>
                <w:rFonts w:cs="Arial"/>
                <w:color w:val="000000"/>
                <w:sz w:val="16"/>
                <w:szCs w:val="16"/>
              </w:rPr>
            </w:pPr>
            <w:r w:rsidRPr="00EB7971">
              <w:rPr>
                <w:rFonts w:cs="Arial"/>
                <w:color w:val="000000"/>
                <w:sz w:val="16"/>
                <w:szCs w:val="16"/>
              </w:rPr>
              <w:t>Social Presence 3</w:t>
            </w:r>
          </w:p>
        </w:tc>
        <w:tc>
          <w:tcPr>
            <w:tcW w:w="527" w:type="dxa"/>
            <w:tcBorders>
              <w:top w:val="nil"/>
              <w:left w:val="nil"/>
              <w:bottom w:val="nil"/>
              <w:right w:val="nil"/>
            </w:tcBorders>
            <w:shd w:val="clear" w:color="auto" w:fill="auto"/>
            <w:noWrap/>
            <w:vAlign w:val="bottom"/>
            <w:hideMark/>
          </w:tcPr>
          <w:p w14:paraId="1E57712E"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1B9DB141"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Frs</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0BA5BF4B" w14:textId="77777777" w:rsidR="00972AA9" w:rsidRPr="00EB7971" w:rsidRDefault="00972AA9" w:rsidP="00ED4ED6">
            <w:pPr>
              <w:rPr>
                <w:rFonts w:cs="Arial"/>
                <w:color w:val="000000"/>
                <w:sz w:val="16"/>
                <w:szCs w:val="16"/>
              </w:rPr>
            </w:pPr>
            <w:r w:rsidRPr="00EB7971">
              <w:rPr>
                <w:rFonts w:cs="Arial"/>
                <w:color w:val="000000"/>
                <w:sz w:val="16"/>
                <w:szCs w:val="16"/>
              </w:rPr>
              <w:t>CL_RtP_4</w:t>
            </w:r>
          </w:p>
        </w:tc>
        <w:tc>
          <w:tcPr>
            <w:tcW w:w="2970" w:type="dxa"/>
            <w:tcBorders>
              <w:top w:val="nil"/>
              <w:left w:val="nil"/>
              <w:bottom w:val="single" w:sz="4" w:space="0" w:color="auto"/>
              <w:right w:val="single" w:sz="4" w:space="0" w:color="auto"/>
            </w:tcBorders>
            <w:shd w:val="clear" w:color="auto" w:fill="auto"/>
            <w:vAlign w:val="bottom"/>
            <w:hideMark/>
          </w:tcPr>
          <w:p w14:paraId="70A847F5" w14:textId="77777777" w:rsidR="00972AA9" w:rsidRPr="00EB7971" w:rsidRDefault="00972AA9" w:rsidP="00ED4ED6">
            <w:pPr>
              <w:rPr>
                <w:rFonts w:cs="Arial"/>
                <w:color w:val="000000"/>
                <w:sz w:val="16"/>
                <w:szCs w:val="16"/>
              </w:rPr>
            </w:pPr>
            <w:r w:rsidRPr="00EB7971">
              <w:rPr>
                <w:rFonts w:cs="Arial"/>
                <w:color w:val="000000"/>
                <w:sz w:val="16"/>
                <w:szCs w:val="16"/>
              </w:rPr>
              <w:t>Cognitive Load Replying to Posts 4</w:t>
            </w:r>
          </w:p>
        </w:tc>
      </w:tr>
      <w:tr w:rsidR="00972AA9" w:rsidRPr="00EB7971" w14:paraId="70D90401"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02A5ED5F" w14:textId="77777777" w:rsidR="00972AA9" w:rsidRPr="00EB7971" w:rsidRDefault="00972AA9" w:rsidP="00ED4ED6">
            <w:pPr>
              <w:rPr>
                <w:rFonts w:cs="Arial"/>
                <w:color w:val="000000"/>
                <w:sz w:val="16"/>
                <w:szCs w:val="16"/>
              </w:rPr>
            </w:pPr>
            <w:r w:rsidRPr="00EB7971">
              <w:rPr>
                <w:rFonts w:cs="Arial"/>
                <w:color w:val="000000"/>
                <w:sz w:val="16"/>
                <w:szCs w:val="16"/>
              </w:rPr>
              <w:t>q17</w:t>
            </w:r>
          </w:p>
        </w:tc>
        <w:tc>
          <w:tcPr>
            <w:tcW w:w="1328" w:type="dxa"/>
            <w:tcBorders>
              <w:top w:val="nil"/>
              <w:left w:val="nil"/>
              <w:bottom w:val="single" w:sz="4" w:space="0" w:color="auto"/>
              <w:right w:val="single" w:sz="4" w:space="0" w:color="auto"/>
            </w:tcBorders>
            <w:shd w:val="clear" w:color="auto" w:fill="auto"/>
            <w:vAlign w:val="center"/>
            <w:hideMark/>
          </w:tcPr>
          <w:p w14:paraId="32901641" w14:textId="77777777" w:rsidR="00972AA9" w:rsidRPr="00EB7971" w:rsidRDefault="00972AA9" w:rsidP="00ED4ED6">
            <w:pPr>
              <w:rPr>
                <w:rFonts w:cs="Arial"/>
                <w:color w:val="000000"/>
                <w:sz w:val="16"/>
                <w:szCs w:val="16"/>
              </w:rPr>
            </w:pPr>
            <w:r w:rsidRPr="00EB7971">
              <w:rPr>
                <w:rFonts w:cs="Arial"/>
                <w:color w:val="000000"/>
                <w:sz w:val="16"/>
                <w:szCs w:val="16"/>
              </w:rPr>
              <w:t>SP_4</w:t>
            </w:r>
          </w:p>
        </w:tc>
        <w:tc>
          <w:tcPr>
            <w:tcW w:w="1339" w:type="dxa"/>
            <w:tcBorders>
              <w:top w:val="nil"/>
              <w:left w:val="nil"/>
              <w:bottom w:val="single" w:sz="4" w:space="0" w:color="auto"/>
              <w:right w:val="single" w:sz="4" w:space="0" w:color="auto"/>
            </w:tcBorders>
            <w:shd w:val="clear" w:color="auto" w:fill="auto"/>
            <w:vAlign w:val="center"/>
            <w:hideMark/>
          </w:tcPr>
          <w:p w14:paraId="5CB283B0" w14:textId="77777777" w:rsidR="00972AA9" w:rsidRPr="00EB7971" w:rsidRDefault="00972AA9" w:rsidP="00ED4ED6">
            <w:pPr>
              <w:rPr>
                <w:rFonts w:cs="Arial"/>
                <w:color w:val="000000"/>
                <w:sz w:val="16"/>
                <w:szCs w:val="16"/>
              </w:rPr>
            </w:pPr>
            <w:r w:rsidRPr="00EB7971">
              <w:rPr>
                <w:rFonts w:cs="Arial"/>
                <w:color w:val="000000"/>
                <w:sz w:val="16"/>
                <w:szCs w:val="16"/>
              </w:rPr>
              <w:t>Social Presence 4</w:t>
            </w:r>
          </w:p>
        </w:tc>
        <w:tc>
          <w:tcPr>
            <w:tcW w:w="527" w:type="dxa"/>
            <w:tcBorders>
              <w:top w:val="nil"/>
              <w:left w:val="nil"/>
              <w:bottom w:val="nil"/>
              <w:right w:val="nil"/>
            </w:tcBorders>
            <w:shd w:val="clear" w:color="auto" w:fill="auto"/>
            <w:noWrap/>
            <w:vAlign w:val="bottom"/>
            <w:hideMark/>
          </w:tcPr>
          <w:p w14:paraId="4772E575"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1DD99046"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MnA</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3E808DF2" w14:textId="77777777" w:rsidR="00972AA9" w:rsidRPr="00EB7971" w:rsidRDefault="00972AA9" w:rsidP="00ED4ED6">
            <w:pPr>
              <w:rPr>
                <w:rFonts w:cs="Arial"/>
                <w:color w:val="000000"/>
                <w:sz w:val="16"/>
                <w:szCs w:val="16"/>
              </w:rPr>
            </w:pPr>
            <w:r w:rsidRPr="00EB7971">
              <w:rPr>
                <w:rFonts w:cs="Arial"/>
                <w:color w:val="000000"/>
                <w:sz w:val="16"/>
                <w:szCs w:val="16"/>
              </w:rPr>
              <w:t>CL_IF_1</w:t>
            </w:r>
          </w:p>
        </w:tc>
        <w:tc>
          <w:tcPr>
            <w:tcW w:w="2970" w:type="dxa"/>
            <w:tcBorders>
              <w:top w:val="nil"/>
              <w:left w:val="nil"/>
              <w:bottom w:val="single" w:sz="4" w:space="0" w:color="auto"/>
              <w:right w:val="single" w:sz="4" w:space="0" w:color="auto"/>
            </w:tcBorders>
            <w:shd w:val="clear" w:color="auto" w:fill="auto"/>
            <w:vAlign w:val="bottom"/>
            <w:hideMark/>
          </w:tcPr>
          <w:p w14:paraId="64D23F73" w14:textId="77777777" w:rsidR="00972AA9" w:rsidRPr="00EB7971" w:rsidRDefault="00972AA9" w:rsidP="00ED4ED6">
            <w:pPr>
              <w:rPr>
                <w:rFonts w:cs="Arial"/>
                <w:color w:val="000000"/>
                <w:sz w:val="16"/>
                <w:szCs w:val="16"/>
              </w:rPr>
            </w:pPr>
            <w:r w:rsidRPr="00EB7971">
              <w:rPr>
                <w:rFonts w:cs="Arial"/>
                <w:color w:val="000000"/>
                <w:sz w:val="16"/>
                <w:szCs w:val="16"/>
              </w:rPr>
              <w:t>Cognitive Load Integrate Feedback 1</w:t>
            </w:r>
          </w:p>
        </w:tc>
      </w:tr>
      <w:tr w:rsidR="00972AA9" w:rsidRPr="00EB7971" w14:paraId="7684615E"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507B8369" w14:textId="77777777" w:rsidR="00972AA9" w:rsidRPr="00EB7971" w:rsidRDefault="00972AA9" w:rsidP="00ED4ED6">
            <w:pPr>
              <w:rPr>
                <w:rFonts w:cs="Arial"/>
                <w:color w:val="000000"/>
                <w:sz w:val="16"/>
                <w:szCs w:val="16"/>
              </w:rPr>
            </w:pPr>
            <w:r w:rsidRPr="00EB7971">
              <w:rPr>
                <w:rFonts w:cs="Arial"/>
                <w:color w:val="000000"/>
                <w:sz w:val="16"/>
                <w:szCs w:val="16"/>
              </w:rPr>
              <w:t>q18</w:t>
            </w:r>
          </w:p>
        </w:tc>
        <w:tc>
          <w:tcPr>
            <w:tcW w:w="1328" w:type="dxa"/>
            <w:tcBorders>
              <w:top w:val="nil"/>
              <w:left w:val="nil"/>
              <w:bottom w:val="single" w:sz="4" w:space="0" w:color="auto"/>
              <w:right w:val="single" w:sz="4" w:space="0" w:color="auto"/>
            </w:tcBorders>
            <w:shd w:val="clear" w:color="auto" w:fill="auto"/>
            <w:vAlign w:val="center"/>
            <w:hideMark/>
          </w:tcPr>
          <w:p w14:paraId="2D6D4676" w14:textId="77777777" w:rsidR="00972AA9" w:rsidRPr="00EB7971" w:rsidRDefault="00972AA9" w:rsidP="00ED4ED6">
            <w:pPr>
              <w:rPr>
                <w:rFonts w:cs="Arial"/>
                <w:color w:val="000000"/>
                <w:sz w:val="16"/>
                <w:szCs w:val="16"/>
              </w:rPr>
            </w:pPr>
            <w:r w:rsidRPr="00EB7971">
              <w:rPr>
                <w:rFonts w:cs="Arial"/>
                <w:color w:val="000000"/>
                <w:sz w:val="16"/>
                <w:szCs w:val="16"/>
              </w:rPr>
              <w:t>SP_5</w:t>
            </w:r>
          </w:p>
        </w:tc>
        <w:tc>
          <w:tcPr>
            <w:tcW w:w="1339" w:type="dxa"/>
            <w:tcBorders>
              <w:top w:val="nil"/>
              <w:left w:val="nil"/>
              <w:bottom w:val="single" w:sz="4" w:space="0" w:color="auto"/>
              <w:right w:val="single" w:sz="4" w:space="0" w:color="auto"/>
            </w:tcBorders>
            <w:shd w:val="clear" w:color="auto" w:fill="auto"/>
            <w:vAlign w:val="center"/>
            <w:hideMark/>
          </w:tcPr>
          <w:p w14:paraId="5434E53F" w14:textId="77777777" w:rsidR="00972AA9" w:rsidRPr="00EB7971" w:rsidRDefault="00972AA9" w:rsidP="00ED4ED6">
            <w:pPr>
              <w:rPr>
                <w:rFonts w:cs="Arial"/>
                <w:color w:val="000000"/>
                <w:sz w:val="16"/>
                <w:szCs w:val="16"/>
              </w:rPr>
            </w:pPr>
            <w:r w:rsidRPr="00EB7971">
              <w:rPr>
                <w:rFonts w:cs="Arial"/>
                <w:color w:val="000000"/>
                <w:sz w:val="16"/>
                <w:szCs w:val="16"/>
              </w:rPr>
              <w:t>Social Presence 5</w:t>
            </w:r>
          </w:p>
        </w:tc>
        <w:tc>
          <w:tcPr>
            <w:tcW w:w="527" w:type="dxa"/>
            <w:tcBorders>
              <w:top w:val="nil"/>
              <w:left w:val="nil"/>
              <w:bottom w:val="nil"/>
              <w:right w:val="nil"/>
            </w:tcBorders>
            <w:shd w:val="clear" w:color="auto" w:fill="auto"/>
            <w:noWrap/>
            <w:vAlign w:val="bottom"/>
            <w:hideMark/>
          </w:tcPr>
          <w:p w14:paraId="0C4B8D90"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49828176"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TmP</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2EAD75E4" w14:textId="77777777" w:rsidR="00972AA9" w:rsidRPr="00EB7971" w:rsidRDefault="00972AA9" w:rsidP="00ED4ED6">
            <w:pPr>
              <w:rPr>
                <w:rFonts w:cs="Arial"/>
                <w:color w:val="000000"/>
                <w:sz w:val="16"/>
                <w:szCs w:val="16"/>
              </w:rPr>
            </w:pPr>
            <w:r w:rsidRPr="00EB7971">
              <w:rPr>
                <w:rFonts w:cs="Arial"/>
                <w:color w:val="000000"/>
                <w:sz w:val="16"/>
                <w:szCs w:val="16"/>
              </w:rPr>
              <w:t>CL_IF_2</w:t>
            </w:r>
          </w:p>
        </w:tc>
        <w:tc>
          <w:tcPr>
            <w:tcW w:w="2970" w:type="dxa"/>
            <w:tcBorders>
              <w:top w:val="nil"/>
              <w:left w:val="nil"/>
              <w:bottom w:val="single" w:sz="4" w:space="0" w:color="auto"/>
              <w:right w:val="single" w:sz="4" w:space="0" w:color="auto"/>
            </w:tcBorders>
            <w:shd w:val="clear" w:color="auto" w:fill="auto"/>
            <w:vAlign w:val="bottom"/>
            <w:hideMark/>
          </w:tcPr>
          <w:p w14:paraId="4F90867E" w14:textId="77777777" w:rsidR="00972AA9" w:rsidRPr="00EB7971" w:rsidRDefault="00972AA9" w:rsidP="00ED4ED6">
            <w:pPr>
              <w:rPr>
                <w:rFonts w:cs="Arial"/>
                <w:color w:val="000000"/>
                <w:sz w:val="16"/>
                <w:szCs w:val="16"/>
              </w:rPr>
            </w:pPr>
            <w:r w:rsidRPr="00EB7971">
              <w:rPr>
                <w:rFonts w:cs="Arial"/>
                <w:color w:val="000000"/>
                <w:sz w:val="16"/>
                <w:szCs w:val="16"/>
              </w:rPr>
              <w:t>Cognitive Load Integrate Feedback 2</w:t>
            </w:r>
          </w:p>
        </w:tc>
      </w:tr>
      <w:tr w:rsidR="00972AA9" w:rsidRPr="00EB7971" w14:paraId="7317EA8C"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4F984BEF" w14:textId="77777777" w:rsidR="00972AA9" w:rsidRPr="00EB7971" w:rsidRDefault="00972AA9" w:rsidP="00ED4ED6">
            <w:pPr>
              <w:rPr>
                <w:rFonts w:cs="Arial"/>
                <w:color w:val="000000"/>
                <w:sz w:val="16"/>
                <w:szCs w:val="16"/>
              </w:rPr>
            </w:pPr>
            <w:r w:rsidRPr="00EB7971">
              <w:rPr>
                <w:rFonts w:cs="Arial"/>
                <w:color w:val="000000"/>
                <w:sz w:val="16"/>
                <w:szCs w:val="16"/>
              </w:rPr>
              <w:t>q19</w:t>
            </w:r>
          </w:p>
        </w:tc>
        <w:tc>
          <w:tcPr>
            <w:tcW w:w="1328" w:type="dxa"/>
            <w:tcBorders>
              <w:top w:val="nil"/>
              <w:left w:val="nil"/>
              <w:bottom w:val="single" w:sz="4" w:space="0" w:color="auto"/>
              <w:right w:val="single" w:sz="4" w:space="0" w:color="auto"/>
            </w:tcBorders>
            <w:shd w:val="clear" w:color="auto" w:fill="auto"/>
            <w:vAlign w:val="center"/>
            <w:hideMark/>
          </w:tcPr>
          <w:p w14:paraId="20A5E22C" w14:textId="77777777" w:rsidR="00972AA9" w:rsidRPr="00EB7971" w:rsidRDefault="00972AA9" w:rsidP="00ED4ED6">
            <w:pPr>
              <w:rPr>
                <w:rFonts w:cs="Arial"/>
                <w:color w:val="000000"/>
                <w:sz w:val="16"/>
                <w:szCs w:val="16"/>
              </w:rPr>
            </w:pPr>
            <w:r w:rsidRPr="00EB7971">
              <w:rPr>
                <w:rFonts w:cs="Arial"/>
                <w:color w:val="000000"/>
                <w:sz w:val="16"/>
                <w:szCs w:val="16"/>
              </w:rPr>
              <w:t>SP_6</w:t>
            </w:r>
          </w:p>
        </w:tc>
        <w:tc>
          <w:tcPr>
            <w:tcW w:w="1339" w:type="dxa"/>
            <w:tcBorders>
              <w:top w:val="nil"/>
              <w:left w:val="nil"/>
              <w:bottom w:val="single" w:sz="4" w:space="0" w:color="auto"/>
              <w:right w:val="single" w:sz="4" w:space="0" w:color="auto"/>
            </w:tcBorders>
            <w:shd w:val="clear" w:color="auto" w:fill="auto"/>
            <w:vAlign w:val="center"/>
            <w:hideMark/>
          </w:tcPr>
          <w:p w14:paraId="16E27D5D" w14:textId="77777777" w:rsidR="00972AA9" w:rsidRPr="00EB7971" w:rsidRDefault="00972AA9" w:rsidP="00ED4ED6">
            <w:pPr>
              <w:rPr>
                <w:rFonts w:cs="Arial"/>
                <w:color w:val="000000"/>
                <w:sz w:val="16"/>
                <w:szCs w:val="16"/>
              </w:rPr>
            </w:pPr>
            <w:r w:rsidRPr="00EB7971">
              <w:rPr>
                <w:rFonts w:cs="Arial"/>
                <w:color w:val="000000"/>
                <w:sz w:val="16"/>
                <w:szCs w:val="16"/>
              </w:rPr>
              <w:t>Social Presence 6</w:t>
            </w:r>
          </w:p>
        </w:tc>
        <w:tc>
          <w:tcPr>
            <w:tcW w:w="527" w:type="dxa"/>
            <w:tcBorders>
              <w:top w:val="nil"/>
              <w:left w:val="nil"/>
              <w:bottom w:val="nil"/>
              <w:right w:val="nil"/>
            </w:tcBorders>
            <w:shd w:val="clear" w:color="auto" w:fill="auto"/>
            <w:noWrap/>
            <w:vAlign w:val="bottom"/>
            <w:hideMark/>
          </w:tcPr>
          <w:p w14:paraId="09F0284A"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5D4647A4" w14:textId="77777777" w:rsidR="00972AA9" w:rsidRPr="00EB7971" w:rsidRDefault="00972AA9" w:rsidP="00ED4ED6">
            <w:pPr>
              <w:rPr>
                <w:rFonts w:cs="Arial"/>
                <w:color w:val="000000"/>
                <w:sz w:val="16"/>
                <w:szCs w:val="16"/>
              </w:rPr>
            </w:pPr>
            <w:r w:rsidRPr="00EB7971">
              <w:rPr>
                <w:rFonts w:cs="Arial"/>
                <w:color w:val="000000"/>
                <w:sz w:val="16"/>
                <w:szCs w:val="16"/>
              </w:rPr>
              <w:t>Eff</w:t>
            </w:r>
          </w:p>
        </w:tc>
        <w:tc>
          <w:tcPr>
            <w:tcW w:w="1335" w:type="dxa"/>
            <w:tcBorders>
              <w:top w:val="nil"/>
              <w:left w:val="nil"/>
              <w:bottom w:val="single" w:sz="4" w:space="0" w:color="auto"/>
              <w:right w:val="single" w:sz="4" w:space="0" w:color="auto"/>
            </w:tcBorders>
            <w:shd w:val="clear" w:color="auto" w:fill="auto"/>
            <w:vAlign w:val="center"/>
            <w:hideMark/>
          </w:tcPr>
          <w:p w14:paraId="6C375796" w14:textId="77777777" w:rsidR="00972AA9" w:rsidRPr="00EB7971" w:rsidRDefault="00972AA9" w:rsidP="00ED4ED6">
            <w:pPr>
              <w:rPr>
                <w:rFonts w:cs="Arial"/>
                <w:color w:val="000000"/>
                <w:sz w:val="16"/>
                <w:szCs w:val="16"/>
              </w:rPr>
            </w:pPr>
            <w:r w:rsidRPr="00EB7971">
              <w:rPr>
                <w:rFonts w:cs="Arial"/>
                <w:color w:val="000000"/>
                <w:sz w:val="16"/>
                <w:szCs w:val="16"/>
              </w:rPr>
              <w:t>CL_IF_3</w:t>
            </w:r>
          </w:p>
        </w:tc>
        <w:tc>
          <w:tcPr>
            <w:tcW w:w="2970" w:type="dxa"/>
            <w:tcBorders>
              <w:top w:val="nil"/>
              <w:left w:val="nil"/>
              <w:bottom w:val="single" w:sz="4" w:space="0" w:color="auto"/>
              <w:right w:val="single" w:sz="4" w:space="0" w:color="auto"/>
            </w:tcBorders>
            <w:shd w:val="clear" w:color="auto" w:fill="auto"/>
            <w:vAlign w:val="bottom"/>
            <w:hideMark/>
          </w:tcPr>
          <w:p w14:paraId="2227FCBF" w14:textId="77777777" w:rsidR="00972AA9" w:rsidRPr="00EB7971" w:rsidRDefault="00972AA9" w:rsidP="00ED4ED6">
            <w:pPr>
              <w:rPr>
                <w:rFonts w:cs="Arial"/>
                <w:color w:val="000000"/>
                <w:sz w:val="16"/>
                <w:szCs w:val="16"/>
              </w:rPr>
            </w:pPr>
            <w:r w:rsidRPr="00EB7971">
              <w:rPr>
                <w:rFonts w:cs="Arial"/>
                <w:color w:val="000000"/>
                <w:sz w:val="16"/>
                <w:szCs w:val="16"/>
              </w:rPr>
              <w:t>Cognitive Load Integrate Feedback 3</w:t>
            </w:r>
          </w:p>
        </w:tc>
      </w:tr>
      <w:tr w:rsidR="00972AA9" w:rsidRPr="00EB7971" w14:paraId="49193117"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778E01C7" w14:textId="77777777" w:rsidR="00972AA9" w:rsidRPr="00EB7971" w:rsidRDefault="00972AA9" w:rsidP="00ED4ED6">
            <w:pPr>
              <w:rPr>
                <w:rFonts w:cs="Arial"/>
                <w:color w:val="000000"/>
                <w:sz w:val="16"/>
                <w:szCs w:val="16"/>
              </w:rPr>
            </w:pPr>
            <w:r w:rsidRPr="00EB7971">
              <w:rPr>
                <w:rFonts w:cs="Arial"/>
                <w:color w:val="000000"/>
                <w:sz w:val="16"/>
                <w:szCs w:val="16"/>
              </w:rPr>
              <w:t>q20</w:t>
            </w:r>
          </w:p>
        </w:tc>
        <w:tc>
          <w:tcPr>
            <w:tcW w:w="1328" w:type="dxa"/>
            <w:tcBorders>
              <w:top w:val="nil"/>
              <w:left w:val="nil"/>
              <w:bottom w:val="single" w:sz="4" w:space="0" w:color="auto"/>
              <w:right w:val="single" w:sz="4" w:space="0" w:color="auto"/>
            </w:tcBorders>
            <w:shd w:val="clear" w:color="auto" w:fill="auto"/>
            <w:vAlign w:val="center"/>
            <w:hideMark/>
          </w:tcPr>
          <w:p w14:paraId="1DE7387D" w14:textId="77777777" w:rsidR="00972AA9" w:rsidRPr="00EB7971" w:rsidRDefault="00972AA9" w:rsidP="00ED4ED6">
            <w:pPr>
              <w:rPr>
                <w:rFonts w:cs="Arial"/>
                <w:color w:val="000000"/>
                <w:sz w:val="16"/>
                <w:szCs w:val="16"/>
              </w:rPr>
            </w:pPr>
            <w:r w:rsidRPr="00EB7971">
              <w:rPr>
                <w:rFonts w:cs="Arial"/>
                <w:color w:val="000000"/>
                <w:sz w:val="16"/>
                <w:szCs w:val="16"/>
              </w:rPr>
              <w:t>SP_7</w:t>
            </w:r>
          </w:p>
        </w:tc>
        <w:tc>
          <w:tcPr>
            <w:tcW w:w="1339" w:type="dxa"/>
            <w:tcBorders>
              <w:top w:val="nil"/>
              <w:left w:val="nil"/>
              <w:bottom w:val="single" w:sz="4" w:space="0" w:color="auto"/>
              <w:right w:val="single" w:sz="4" w:space="0" w:color="auto"/>
            </w:tcBorders>
            <w:shd w:val="clear" w:color="auto" w:fill="auto"/>
            <w:vAlign w:val="center"/>
            <w:hideMark/>
          </w:tcPr>
          <w:p w14:paraId="4A6EDD5D" w14:textId="77777777" w:rsidR="00972AA9" w:rsidRPr="00EB7971" w:rsidRDefault="00972AA9" w:rsidP="00ED4ED6">
            <w:pPr>
              <w:rPr>
                <w:rFonts w:cs="Arial"/>
                <w:color w:val="000000"/>
                <w:sz w:val="16"/>
                <w:szCs w:val="16"/>
              </w:rPr>
            </w:pPr>
            <w:r w:rsidRPr="00EB7971">
              <w:rPr>
                <w:rFonts w:cs="Arial"/>
                <w:color w:val="000000"/>
                <w:sz w:val="16"/>
                <w:szCs w:val="16"/>
              </w:rPr>
              <w:t>Social Presence 7</w:t>
            </w:r>
          </w:p>
        </w:tc>
        <w:tc>
          <w:tcPr>
            <w:tcW w:w="527" w:type="dxa"/>
            <w:tcBorders>
              <w:top w:val="nil"/>
              <w:left w:val="nil"/>
              <w:bottom w:val="nil"/>
              <w:right w:val="nil"/>
            </w:tcBorders>
            <w:shd w:val="clear" w:color="auto" w:fill="auto"/>
            <w:noWrap/>
            <w:vAlign w:val="bottom"/>
            <w:hideMark/>
          </w:tcPr>
          <w:p w14:paraId="1A2F1D57" w14:textId="77777777" w:rsidR="00972AA9" w:rsidRPr="00EB7971" w:rsidRDefault="00972AA9" w:rsidP="00ED4ED6">
            <w:pPr>
              <w:rPr>
                <w:rFonts w:cs="Arial"/>
                <w:color w:val="000000"/>
                <w:sz w:val="16"/>
                <w:szCs w:val="16"/>
              </w:rPr>
            </w:pPr>
          </w:p>
        </w:tc>
        <w:tc>
          <w:tcPr>
            <w:tcW w:w="928" w:type="dxa"/>
            <w:tcBorders>
              <w:top w:val="nil"/>
              <w:left w:val="single" w:sz="4" w:space="0" w:color="auto"/>
              <w:bottom w:val="single" w:sz="4" w:space="0" w:color="auto"/>
              <w:right w:val="single" w:sz="4" w:space="0" w:color="auto"/>
            </w:tcBorders>
            <w:shd w:val="clear" w:color="auto" w:fill="auto"/>
            <w:vAlign w:val="center"/>
            <w:hideMark/>
          </w:tcPr>
          <w:p w14:paraId="1C85634E" w14:textId="77777777" w:rsidR="00972AA9" w:rsidRPr="00EB7971" w:rsidRDefault="00972AA9" w:rsidP="00ED4ED6">
            <w:pPr>
              <w:rPr>
                <w:rFonts w:cs="Arial"/>
                <w:color w:val="000000"/>
                <w:sz w:val="16"/>
                <w:szCs w:val="16"/>
              </w:rPr>
            </w:pPr>
            <w:proofErr w:type="spellStart"/>
            <w:r w:rsidRPr="00EB7971">
              <w:rPr>
                <w:rFonts w:cs="Arial"/>
                <w:color w:val="000000"/>
                <w:sz w:val="16"/>
                <w:szCs w:val="16"/>
              </w:rPr>
              <w:t>Frs</w:t>
            </w:r>
            <w:proofErr w:type="spellEnd"/>
          </w:p>
        </w:tc>
        <w:tc>
          <w:tcPr>
            <w:tcW w:w="1335" w:type="dxa"/>
            <w:tcBorders>
              <w:top w:val="nil"/>
              <w:left w:val="nil"/>
              <w:bottom w:val="single" w:sz="4" w:space="0" w:color="auto"/>
              <w:right w:val="single" w:sz="4" w:space="0" w:color="auto"/>
            </w:tcBorders>
            <w:shd w:val="clear" w:color="auto" w:fill="auto"/>
            <w:vAlign w:val="center"/>
            <w:hideMark/>
          </w:tcPr>
          <w:p w14:paraId="443F72DD" w14:textId="77777777" w:rsidR="00972AA9" w:rsidRPr="00EB7971" w:rsidRDefault="00972AA9" w:rsidP="00ED4ED6">
            <w:pPr>
              <w:rPr>
                <w:rFonts w:cs="Arial"/>
                <w:color w:val="000000"/>
                <w:sz w:val="16"/>
                <w:szCs w:val="16"/>
              </w:rPr>
            </w:pPr>
            <w:r w:rsidRPr="00EB7971">
              <w:rPr>
                <w:rFonts w:cs="Arial"/>
                <w:color w:val="000000"/>
                <w:sz w:val="16"/>
                <w:szCs w:val="16"/>
              </w:rPr>
              <w:t>CL_IF_4</w:t>
            </w:r>
          </w:p>
        </w:tc>
        <w:tc>
          <w:tcPr>
            <w:tcW w:w="2970" w:type="dxa"/>
            <w:tcBorders>
              <w:top w:val="nil"/>
              <w:left w:val="nil"/>
              <w:bottom w:val="single" w:sz="4" w:space="0" w:color="auto"/>
              <w:right w:val="single" w:sz="4" w:space="0" w:color="auto"/>
            </w:tcBorders>
            <w:shd w:val="clear" w:color="auto" w:fill="auto"/>
            <w:vAlign w:val="bottom"/>
            <w:hideMark/>
          </w:tcPr>
          <w:p w14:paraId="512665B8" w14:textId="77777777" w:rsidR="00972AA9" w:rsidRPr="00EB7971" w:rsidRDefault="00972AA9" w:rsidP="00ED4ED6">
            <w:pPr>
              <w:rPr>
                <w:rFonts w:cs="Arial"/>
                <w:color w:val="000000"/>
                <w:sz w:val="16"/>
                <w:szCs w:val="16"/>
              </w:rPr>
            </w:pPr>
            <w:r w:rsidRPr="00EB7971">
              <w:rPr>
                <w:rFonts w:cs="Arial"/>
                <w:color w:val="000000"/>
                <w:sz w:val="16"/>
                <w:szCs w:val="16"/>
              </w:rPr>
              <w:t>Cognitive Load Integrate Feedback 4</w:t>
            </w:r>
          </w:p>
        </w:tc>
      </w:tr>
      <w:tr w:rsidR="00972AA9" w:rsidRPr="00EB7971" w14:paraId="40B5951F"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667D12C0" w14:textId="77777777" w:rsidR="00972AA9" w:rsidRPr="00EB7971" w:rsidRDefault="00972AA9" w:rsidP="00ED4ED6">
            <w:pPr>
              <w:rPr>
                <w:rFonts w:cs="Arial"/>
                <w:color w:val="000000"/>
                <w:sz w:val="16"/>
                <w:szCs w:val="16"/>
              </w:rPr>
            </w:pPr>
            <w:r w:rsidRPr="00EB7971">
              <w:rPr>
                <w:rFonts w:cs="Arial"/>
                <w:color w:val="000000"/>
                <w:sz w:val="16"/>
                <w:szCs w:val="16"/>
              </w:rPr>
              <w:t>q21</w:t>
            </w:r>
          </w:p>
        </w:tc>
        <w:tc>
          <w:tcPr>
            <w:tcW w:w="1328" w:type="dxa"/>
            <w:tcBorders>
              <w:top w:val="nil"/>
              <w:left w:val="nil"/>
              <w:bottom w:val="single" w:sz="4" w:space="0" w:color="auto"/>
              <w:right w:val="single" w:sz="4" w:space="0" w:color="auto"/>
            </w:tcBorders>
            <w:shd w:val="clear" w:color="auto" w:fill="auto"/>
            <w:vAlign w:val="center"/>
            <w:hideMark/>
          </w:tcPr>
          <w:p w14:paraId="67452FF5" w14:textId="77777777" w:rsidR="00972AA9" w:rsidRPr="00EB7971" w:rsidRDefault="00972AA9" w:rsidP="00ED4ED6">
            <w:pPr>
              <w:rPr>
                <w:rFonts w:cs="Arial"/>
                <w:color w:val="000000"/>
                <w:sz w:val="16"/>
                <w:szCs w:val="16"/>
              </w:rPr>
            </w:pPr>
            <w:r w:rsidRPr="00EB7971">
              <w:rPr>
                <w:rFonts w:cs="Arial"/>
                <w:color w:val="000000"/>
                <w:sz w:val="16"/>
                <w:szCs w:val="16"/>
              </w:rPr>
              <w:t>SP_8</w:t>
            </w:r>
          </w:p>
        </w:tc>
        <w:tc>
          <w:tcPr>
            <w:tcW w:w="1339" w:type="dxa"/>
            <w:tcBorders>
              <w:top w:val="nil"/>
              <w:left w:val="nil"/>
              <w:bottom w:val="single" w:sz="4" w:space="0" w:color="auto"/>
              <w:right w:val="single" w:sz="4" w:space="0" w:color="auto"/>
            </w:tcBorders>
            <w:shd w:val="clear" w:color="auto" w:fill="auto"/>
            <w:vAlign w:val="center"/>
            <w:hideMark/>
          </w:tcPr>
          <w:p w14:paraId="644DAC88" w14:textId="77777777" w:rsidR="00972AA9" w:rsidRPr="00EB7971" w:rsidRDefault="00972AA9" w:rsidP="00ED4ED6">
            <w:pPr>
              <w:rPr>
                <w:rFonts w:cs="Arial"/>
                <w:color w:val="000000"/>
                <w:sz w:val="16"/>
                <w:szCs w:val="16"/>
              </w:rPr>
            </w:pPr>
            <w:r w:rsidRPr="00EB7971">
              <w:rPr>
                <w:rFonts w:cs="Arial"/>
                <w:color w:val="000000"/>
                <w:sz w:val="16"/>
                <w:szCs w:val="16"/>
              </w:rPr>
              <w:t>Social Presence 8</w:t>
            </w:r>
          </w:p>
        </w:tc>
        <w:tc>
          <w:tcPr>
            <w:tcW w:w="527" w:type="dxa"/>
            <w:tcBorders>
              <w:top w:val="nil"/>
              <w:left w:val="nil"/>
              <w:bottom w:val="nil"/>
              <w:right w:val="nil"/>
            </w:tcBorders>
            <w:shd w:val="clear" w:color="auto" w:fill="auto"/>
            <w:noWrap/>
            <w:vAlign w:val="bottom"/>
            <w:hideMark/>
          </w:tcPr>
          <w:p w14:paraId="12E0D824"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56D0A4C9"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1D4E8658"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688490D8" w14:textId="77777777" w:rsidR="00972AA9" w:rsidRPr="00EB7971" w:rsidRDefault="00972AA9" w:rsidP="00ED4ED6">
            <w:pPr>
              <w:rPr>
                <w:sz w:val="16"/>
                <w:szCs w:val="16"/>
              </w:rPr>
            </w:pPr>
          </w:p>
        </w:tc>
      </w:tr>
      <w:tr w:rsidR="00972AA9" w:rsidRPr="00EB7971" w14:paraId="05BCA59E"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1269A42" w14:textId="77777777" w:rsidR="00972AA9" w:rsidRPr="00EB7971" w:rsidRDefault="00972AA9" w:rsidP="00ED4ED6">
            <w:pPr>
              <w:rPr>
                <w:rFonts w:cs="Arial"/>
                <w:color w:val="000000"/>
                <w:sz w:val="16"/>
                <w:szCs w:val="16"/>
              </w:rPr>
            </w:pPr>
            <w:r w:rsidRPr="00EB7971">
              <w:rPr>
                <w:rFonts w:cs="Arial"/>
                <w:color w:val="000000"/>
                <w:sz w:val="16"/>
                <w:szCs w:val="16"/>
              </w:rPr>
              <w:t>q22</w:t>
            </w:r>
          </w:p>
        </w:tc>
        <w:tc>
          <w:tcPr>
            <w:tcW w:w="1328" w:type="dxa"/>
            <w:tcBorders>
              <w:top w:val="nil"/>
              <w:left w:val="nil"/>
              <w:bottom w:val="single" w:sz="4" w:space="0" w:color="auto"/>
              <w:right w:val="single" w:sz="4" w:space="0" w:color="auto"/>
            </w:tcBorders>
            <w:shd w:val="clear" w:color="auto" w:fill="auto"/>
            <w:vAlign w:val="center"/>
            <w:hideMark/>
          </w:tcPr>
          <w:p w14:paraId="10F8A135" w14:textId="77777777" w:rsidR="00972AA9" w:rsidRPr="00EB7971" w:rsidRDefault="00972AA9" w:rsidP="00ED4ED6">
            <w:pPr>
              <w:rPr>
                <w:rFonts w:cs="Arial"/>
                <w:color w:val="000000"/>
                <w:sz w:val="16"/>
                <w:szCs w:val="16"/>
              </w:rPr>
            </w:pPr>
            <w:r w:rsidRPr="00EB7971">
              <w:rPr>
                <w:rFonts w:cs="Arial"/>
                <w:color w:val="000000"/>
                <w:sz w:val="16"/>
                <w:szCs w:val="16"/>
              </w:rPr>
              <w:t>SP_9</w:t>
            </w:r>
          </w:p>
        </w:tc>
        <w:tc>
          <w:tcPr>
            <w:tcW w:w="1339" w:type="dxa"/>
            <w:tcBorders>
              <w:top w:val="nil"/>
              <w:left w:val="nil"/>
              <w:bottom w:val="single" w:sz="4" w:space="0" w:color="auto"/>
              <w:right w:val="single" w:sz="4" w:space="0" w:color="auto"/>
            </w:tcBorders>
            <w:shd w:val="clear" w:color="auto" w:fill="auto"/>
            <w:vAlign w:val="center"/>
            <w:hideMark/>
          </w:tcPr>
          <w:p w14:paraId="2D4D2FD1" w14:textId="77777777" w:rsidR="00972AA9" w:rsidRPr="00EB7971" w:rsidRDefault="00972AA9" w:rsidP="00ED4ED6">
            <w:pPr>
              <w:rPr>
                <w:rFonts w:cs="Arial"/>
                <w:color w:val="000000"/>
                <w:sz w:val="16"/>
                <w:szCs w:val="16"/>
              </w:rPr>
            </w:pPr>
            <w:r w:rsidRPr="00EB7971">
              <w:rPr>
                <w:rFonts w:cs="Arial"/>
                <w:color w:val="000000"/>
                <w:sz w:val="16"/>
                <w:szCs w:val="16"/>
              </w:rPr>
              <w:t>Social Presence 9</w:t>
            </w:r>
          </w:p>
        </w:tc>
        <w:tc>
          <w:tcPr>
            <w:tcW w:w="527" w:type="dxa"/>
            <w:tcBorders>
              <w:top w:val="nil"/>
              <w:left w:val="nil"/>
              <w:bottom w:val="nil"/>
              <w:right w:val="nil"/>
            </w:tcBorders>
            <w:shd w:val="clear" w:color="auto" w:fill="auto"/>
            <w:noWrap/>
            <w:vAlign w:val="bottom"/>
            <w:hideMark/>
          </w:tcPr>
          <w:p w14:paraId="05303C4C"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2685DB25"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7834E25F"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1FDD3EBD" w14:textId="77777777" w:rsidR="00972AA9" w:rsidRPr="00EB7971" w:rsidRDefault="00972AA9" w:rsidP="00ED4ED6">
            <w:pPr>
              <w:rPr>
                <w:sz w:val="16"/>
                <w:szCs w:val="16"/>
              </w:rPr>
            </w:pPr>
          </w:p>
        </w:tc>
      </w:tr>
      <w:tr w:rsidR="00972AA9" w:rsidRPr="00EB7971" w14:paraId="706B8191"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312A406B" w14:textId="77777777" w:rsidR="00972AA9" w:rsidRPr="00EB7971" w:rsidRDefault="00972AA9" w:rsidP="00ED4ED6">
            <w:pPr>
              <w:rPr>
                <w:rFonts w:cs="Arial"/>
                <w:color w:val="000000"/>
                <w:sz w:val="16"/>
                <w:szCs w:val="16"/>
              </w:rPr>
            </w:pPr>
            <w:r w:rsidRPr="00EB7971">
              <w:rPr>
                <w:rFonts w:cs="Arial"/>
                <w:color w:val="000000"/>
                <w:sz w:val="16"/>
                <w:szCs w:val="16"/>
              </w:rPr>
              <w:t>q23</w:t>
            </w:r>
          </w:p>
        </w:tc>
        <w:tc>
          <w:tcPr>
            <w:tcW w:w="1328" w:type="dxa"/>
            <w:tcBorders>
              <w:top w:val="nil"/>
              <w:left w:val="nil"/>
              <w:bottom w:val="single" w:sz="4" w:space="0" w:color="auto"/>
              <w:right w:val="single" w:sz="4" w:space="0" w:color="auto"/>
            </w:tcBorders>
            <w:shd w:val="clear" w:color="auto" w:fill="auto"/>
            <w:vAlign w:val="center"/>
            <w:hideMark/>
          </w:tcPr>
          <w:p w14:paraId="3CF60E2E" w14:textId="77777777" w:rsidR="00972AA9" w:rsidRPr="00EB7971" w:rsidRDefault="00972AA9" w:rsidP="00ED4ED6">
            <w:pPr>
              <w:rPr>
                <w:rFonts w:cs="Arial"/>
                <w:color w:val="000000"/>
                <w:sz w:val="16"/>
                <w:szCs w:val="16"/>
              </w:rPr>
            </w:pPr>
            <w:r w:rsidRPr="00EB7971">
              <w:rPr>
                <w:rFonts w:cs="Arial"/>
                <w:color w:val="000000"/>
                <w:sz w:val="16"/>
                <w:szCs w:val="16"/>
              </w:rPr>
              <w:t>CP_1</w:t>
            </w:r>
          </w:p>
        </w:tc>
        <w:tc>
          <w:tcPr>
            <w:tcW w:w="1339" w:type="dxa"/>
            <w:tcBorders>
              <w:top w:val="nil"/>
              <w:left w:val="nil"/>
              <w:bottom w:val="single" w:sz="4" w:space="0" w:color="auto"/>
              <w:right w:val="single" w:sz="4" w:space="0" w:color="auto"/>
            </w:tcBorders>
            <w:shd w:val="clear" w:color="auto" w:fill="auto"/>
            <w:vAlign w:val="center"/>
            <w:hideMark/>
          </w:tcPr>
          <w:p w14:paraId="468AD539" w14:textId="77777777" w:rsidR="00972AA9" w:rsidRPr="00EB7971" w:rsidRDefault="00972AA9" w:rsidP="00ED4ED6">
            <w:pPr>
              <w:rPr>
                <w:rFonts w:cs="Arial"/>
                <w:color w:val="000000"/>
                <w:sz w:val="16"/>
                <w:szCs w:val="16"/>
              </w:rPr>
            </w:pPr>
            <w:r w:rsidRPr="00EB7971">
              <w:rPr>
                <w:rFonts w:cs="Arial"/>
                <w:color w:val="000000"/>
                <w:sz w:val="16"/>
                <w:szCs w:val="16"/>
              </w:rPr>
              <w:t>Cognitive Presence 1</w:t>
            </w:r>
          </w:p>
        </w:tc>
        <w:tc>
          <w:tcPr>
            <w:tcW w:w="527" w:type="dxa"/>
            <w:tcBorders>
              <w:top w:val="nil"/>
              <w:left w:val="nil"/>
              <w:bottom w:val="nil"/>
              <w:right w:val="nil"/>
            </w:tcBorders>
            <w:shd w:val="clear" w:color="auto" w:fill="auto"/>
            <w:noWrap/>
            <w:vAlign w:val="bottom"/>
            <w:hideMark/>
          </w:tcPr>
          <w:p w14:paraId="5722D5BB"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6E6E4198"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16D75C2F"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5EF82335" w14:textId="77777777" w:rsidR="00972AA9" w:rsidRPr="00EB7971" w:rsidRDefault="00972AA9" w:rsidP="00ED4ED6">
            <w:pPr>
              <w:rPr>
                <w:sz w:val="16"/>
                <w:szCs w:val="16"/>
              </w:rPr>
            </w:pPr>
          </w:p>
        </w:tc>
      </w:tr>
      <w:tr w:rsidR="00972AA9" w:rsidRPr="00EB7971" w14:paraId="341FAF7B"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6756854B" w14:textId="77777777" w:rsidR="00972AA9" w:rsidRPr="00EB7971" w:rsidRDefault="00972AA9" w:rsidP="00ED4ED6">
            <w:pPr>
              <w:rPr>
                <w:rFonts w:cs="Arial"/>
                <w:color w:val="000000"/>
                <w:sz w:val="16"/>
                <w:szCs w:val="16"/>
              </w:rPr>
            </w:pPr>
            <w:r w:rsidRPr="00EB7971">
              <w:rPr>
                <w:rFonts w:cs="Arial"/>
                <w:color w:val="000000"/>
                <w:sz w:val="16"/>
                <w:szCs w:val="16"/>
              </w:rPr>
              <w:t>q24</w:t>
            </w:r>
          </w:p>
        </w:tc>
        <w:tc>
          <w:tcPr>
            <w:tcW w:w="1328" w:type="dxa"/>
            <w:tcBorders>
              <w:top w:val="nil"/>
              <w:left w:val="nil"/>
              <w:bottom w:val="single" w:sz="4" w:space="0" w:color="auto"/>
              <w:right w:val="single" w:sz="4" w:space="0" w:color="auto"/>
            </w:tcBorders>
            <w:shd w:val="clear" w:color="auto" w:fill="auto"/>
            <w:vAlign w:val="center"/>
            <w:hideMark/>
          </w:tcPr>
          <w:p w14:paraId="7D44848E" w14:textId="77777777" w:rsidR="00972AA9" w:rsidRPr="00EB7971" w:rsidRDefault="00972AA9" w:rsidP="00ED4ED6">
            <w:pPr>
              <w:rPr>
                <w:rFonts w:cs="Arial"/>
                <w:color w:val="000000"/>
                <w:sz w:val="16"/>
                <w:szCs w:val="16"/>
              </w:rPr>
            </w:pPr>
            <w:r w:rsidRPr="00EB7971">
              <w:rPr>
                <w:rFonts w:cs="Arial"/>
                <w:color w:val="000000"/>
                <w:sz w:val="16"/>
                <w:szCs w:val="16"/>
              </w:rPr>
              <w:t>CP_2</w:t>
            </w:r>
          </w:p>
        </w:tc>
        <w:tc>
          <w:tcPr>
            <w:tcW w:w="1339" w:type="dxa"/>
            <w:tcBorders>
              <w:top w:val="nil"/>
              <w:left w:val="nil"/>
              <w:bottom w:val="single" w:sz="4" w:space="0" w:color="auto"/>
              <w:right w:val="single" w:sz="4" w:space="0" w:color="auto"/>
            </w:tcBorders>
            <w:shd w:val="clear" w:color="auto" w:fill="auto"/>
            <w:vAlign w:val="center"/>
            <w:hideMark/>
          </w:tcPr>
          <w:p w14:paraId="489E3485" w14:textId="77777777" w:rsidR="00972AA9" w:rsidRPr="00EB7971" w:rsidRDefault="00972AA9" w:rsidP="00ED4ED6">
            <w:pPr>
              <w:rPr>
                <w:rFonts w:cs="Arial"/>
                <w:color w:val="000000"/>
                <w:sz w:val="16"/>
                <w:szCs w:val="16"/>
              </w:rPr>
            </w:pPr>
            <w:r w:rsidRPr="00EB7971">
              <w:rPr>
                <w:rFonts w:cs="Arial"/>
                <w:color w:val="000000"/>
                <w:sz w:val="16"/>
                <w:szCs w:val="16"/>
              </w:rPr>
              <w:t>Cognitive Presence 2</w:t>
            </w:r>
          </w:p>
        </w:tc>
        <w:tc>
          <w:tcPr>
            <w:tcW w:w="527" w:type="dxa"/>
            <w:tcBorders>
              <w:top w:val="nil"/>
              <w:left w:val="nil"/>
              <w:bottom w:val="nil"/>
              <w:right w:val="nil"/>
            </w:tcBorders>
            <w:shd w:val="clear" w:color="auto" w:fill="auto"/>
            <w:noWrap/>
            <w:vAlign w:val="bottom"/>
            <w:hideMark/>
          </w:tcPr>
          <w:p w14:paraId="7851B2BF"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714340D2"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3C1AA6CF"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657E2A0A" w14:textId="77777777" w:rsidR="00972AA9" w:rsidRPr="00EB7971" w:rsidRDefault="00972AA9" w:rsidP="00ED4ED6">
            <w:pPr>
              <w:rPr>
                <w:sz w:val="16"/>
                <w:szCs w:val="16"/>
              </w:rPr>
            </w:pPr>
          </w:p>
        </w:tc>
      </w:tr>
      <w:tr w:rsidR="00972AA9" w:rsidRPr="00EB7971" w14:paraId="04AF26EA"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3E9BC019" w14:textId="77777777" w:rsidR="00972AA9" w:rsidRPr="00EB7971" w:rsidRDefault="00972AA9" w:rsidP="00ED4ED6">
            <w:pPr>
              <w:rPr>
                <w:rFonts w:cs="Arial"/>
                <w:color w:val="000000"/>
                <w:sz w:val="16"/>
                <w:szCs w:val="16"/>
              </w:rPr>
            </w:pPr>
            <w:r w:rsidRPr="00EB7971">
              <w:rPr>
                <w:rFonts w:cs="Arial"/>
                <w:color w:val="000000"/>
                <w:sz w:val="16"/>
                <w:szCs w:val="16"/>
              </w:rPr>
              <w:t>q25</w:t>
            </w:r>
          </w:p>
        </w:tc>
        <w:tc>
          <w:tcPr>
            <w:tcW w:w="1328" w:type="dxa"/>
            <w:tcBorders>
              <w:top w:val="nil"/>
              <w:left w:val="nil"/>
              <w:bottom w:val="single" w:sz="4" w:space="0" w:color="auto"/>
              <w:right w:val="single" w:sz="4" w:space="0" w:color="auto"/>
            </w:tcBorders>
            <w:shd w:val="clear" w:color="auto" w:fill="auto"/>
            <w:vAlign w:val="center"/>
            <w:hideMark/>
          </w:tcPr>
          <w:p w14:paraId="782564AF" w14:textId="77777777" w:rsidR="00972AA9" w:rsidRPr="00EB7971" w:rsidRDefault="00972AA9" w:rsidP="00ED4ED6">
            <w:pPr>
              <w:rPr>
                <w:rFonts w:cs="Arial"/>
                <w:color w:val="000000"/>
                <w:sz w:val="16"/>
                <w:szCs w:val="16"/>
              </w:rPr>
            </w:pPr>
            <w:r w:rsidRPr="00EB7971">
              <w:rPr>
                <w:rFonts w:cs="Arial"/>
                <w:color w:val="000000"/>
                <w:sz w:val="16"/>
                <w:szCs w:val="16"/>
              </w:rPr>
              <w:t>CP_3</w:t>
            </w:r>
          </w:p>
        </w:tc>
        <w:tc>
          <w:tcPr>
            <w:tcW w:w="1339" w:type="dxa"/>
            <w:tcBorders>
              <w:top w:val="nil"/>
              <w:left w:val="nil"/>
              <w:bottom w:val="single" w:sz="4" w:space="0" w:color="auto"/>
              <w:right w:val="single" w:sz="4" w:space="0" w:color="auto"/>
            </w:tcBorders>
            <w:shd w:val="clear" w:color="auto" w:fill="auto"/>
            <w:vAlign w:val="center"/>
            <w:hideMark/>
          </w:tcPr>
          <w:p w14:paraId="4D94731A" w14:textId="77777777" w:rsidR="00972AA9" w:rsidRPr="00EB7971" w:rsidRDefault="00972AA9" w:rsidP="00ED4ED6">
            <w:pPr>
              <w:rPr>
                <w:rFonts w:cs="Arial"/>
                <w:color w:val="000000"/>
                <w:sz w:val="16"/>
                <w:szCs w:val="16"/>
              </w:rPr>
            </w:pPr>
            <w:r w:rsidRPr="00EB7971">
              <w:rPr>
                <w:rFonts w:cs="Arial"/>
                <w:color w:val="000000"/>
                <w:sz w:val="16"/>
                <w:szCs w:val="16"/>
              </w:rPr>
              <w:t>Cognitive Presence 3</w:t>
            </w:r>
          </w:p>
        </w:tc>
        <w:tc>
          <w:tcPr>
            <w:tcW w:w="527" w:type="dxa"/>
            <w:tcBorders>
              <w:top w:val="nil"/>
              <w:left w:val="nil"/>
              <w:bottom w:val="nil"/>
              <w:right w:val="nil"/>
            </w:tcBorders>
            <w:shd w:val="clear" w:color="auto" w:fill="auto"/>
            <w:noWrap/>
            <w:vAlign w:val="bottom"/>
            <w:hideMark/>
          </w:tcPr>
          <w:p w14:paraId="53108B14"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3CB467EA"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70035A31"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4BA7F001" w14:textId="77777777" w:rsidR="00972AA9" w:rsidRPr="00EB7971" w:rsidRDefault="00972AA9" w:rsidP="00ED4ED6">
            <w:pPr>
              <w:rPr>
                <w:sz w:val="16"/>
                <w:szCs w:val="16"/>
              </w:rPr>
            </w:pPr>
          </w:p>
        </w:tc>
      </w:tr>
      <w:tr w:rsidR="00972AA9" w:rsidRPr="00EB7971" w14:paraId="71F8A632"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4E749C99" w14:textId="77777777" w:rsidR="00972AA9" w:rsidRPr="00EB7971" w:rsidRDefault="00972AA9" w:rsidP="00ED4ED6">
            <w:pPr>
              <w:rPr>
                <w:rFonts w:cs="Arial"/>
                <w:color w:val="000000"/>
                <w:sz w:val="16"/>
                <w:szCs w:val="16"/>
              </w:rPr>
            </w:pPr>
            <w:r w:rsidRPr="00EB7971">
              <w:rPr>
                <w:rFonts w:cs="Arial"/>
                <w:color w:val="000000"/>
                <w:sz w:val="16"/>
                <w:szCs w:val="16"/>
              </w:rPr>
              <w:t>q26</w:t>
            </w:r>
          </w:p>
        </w:tc>
        <w:tc>
          <w:tcPr>
            <w:tcW w:w="1328" w:type="dxa"/>
            <w:tcBorders>
              <w:top w:val="nil"/>
              <w:left w:val="nil"/>
              <w:bottom w:val="single" w:sz="4" w:space="0" w:color="auto"/>
              <w:right w:val="single" w:sz="4" w:space="0" w:color="auto"/>
            </w:tcBorders>
            <w:shd w:val="clear" w:color="auto" w:fill="auto"/>
            <w:vAlign w:val="center"/>
            <w:hideMark/>
          </w:tcPr>
          <w:p w14:paraId="6AA87F42" w14:textId="77777777" w:rsidR="00972AA9" w:rsidRPr="00EB7971" w:rsidRDefault="00972AA9" w:rsidP="00ED4ED6">
            <w:pPr>
              <w:rPr>
                <w:rFonts w:cs="Arial"/>
                <w:color w:val="000000"/>
                <w:sz w:val="16"/>
                <w:szCs w:val="16"/>
              </w:rPr>
            </w:pPr>
            <w:r w:rsidRPr="00EB7971">
              <w:rPr>
                <w:rFonts w:cs="Arial"/>
                <w:color w:val="000000"/>
                <w:sz w:val="16"/>
                <w:szCs w:val="16"/>
              </w:rPr>
              <w:t>CP_4</w:t>
            </w:r>
          </w:p>
        </w:tc>
        <w:tc>
          <w:tcPr>
            <w:tcW w:w="1339" w:type="dxa"/>
            <w:tcBorders>
              <w:top w:val="nil"/>
              <w:left w:val="nil"/>
              <w:bottom w:val="single" w:sz="4" w:space="0" w:color="auto"/>
              <w:right w:val="single" w:sz="4" w:space="0" w:color="auto"/>
            </w:tcBorders>
            <w:shd w:val="clear" w:color="auto" w:fill="auto"/>
            <w:vAlign w:val="center"/>
            <w:hideMark/>
          </w:tcPr>
          <w:p w14:paraId="5D26F379" w14:textId="77777777" w:rsidR="00972AA9" w:rsidRPr="00EB7971" w:rsidRDefault="00972AA9" w:rsidP="00ED4ED6">
            <w:pPr>
              <w:rPr>
                <w:rFonts w:cs="Arial"/>
                <w:color w:val="000000"/>
                <w:sz w:val="16"/>
                <w:szCs w:val="16"/>
              </w:rPr>
            </w:pPr>
            <w:r w:rsidRPr="00EB7971">
              <w:rPr>
                <w:rFonts w:cs="Arial"/>
                <w:color w:val="000000"/>
                <w:sz w:val="16"/>
                <w:szCs w:val="16"/>
              </w:rPr>
              <w:t>Cognitive Presence 4</w:t>
            </w:r>
          </w:p>
        </w:tc>
        <w:tc>
          <w:tcPr>
            <w:tcW w:w="527" w:type="dxa"/>
            <w:tcBorders>
              <w:top w:val="nil"/>
              <w:left w:val="nil"/>
              <w:bottom w:val="nil"/>
              <w:right w:val="nil"/>
            </w:tcBorders>
            <w:shd w:val="clear" w:color="auto" w:fill="auto"/>
            <w:noWrap/>
            <w:vAlign w:val="bottom"/>
            <w:hideMark/>
          </w:tcPr>
          <w:p w14:paraId="3A574365"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40C15CBF"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550FEA2C"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5E976B35" w14:textId="77777777" w:rsidR="00972AA9" w:rsidRPr="00EB7971" w:rsidRDefault="00972AA9" w:rsidP="00ED4ED6">
            <w:pPr>
              <w:rPr>
                <w:sz w:val="16"/>
                <w:szCs w:val="16"/>
              </w:rPr>
            </w:pPr>
          </w:p>
        </w:tc>
      </w:tr>
      <w:tr w:rsidR="00972AA9" w:rsidRPr="00EB7971" w14:paraId="47997365"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6B0CB31D" w14:textId="77777777" w:rsidR="00972AA9" w:rsidRPr="00EB7971" w:rsidRDefault="00972AA9" w:rsidP="00ED4ED6">
            <w:pPr>
              <w:rPr>
                <w:rFonts w:cs="Arial"/>
                <w:color w:val="000000"/>
                <w:sz w:val="16"/>
                <w:szCs w:val="16"/>
              </w:rPr>
            </w:pPr>
            <w:r w:rsidRPr="00EB7971">
              <w:rPr>
                <w:rFonts w:cs="Arial"/>
                <w:color w:val="000000"/>
                <w:sz w:val="16"/>
                <w:szCs w:val="16"/>
              </w:rPr>
              <w:t>q27</w:t>
            </w:r>
          </w:p>
        </w:tc>
        <w:tc>
          <w:tcPr>
            <w:tcW w:w="1328" w:type="dxa"/>
            <w:tcBorders>
              <w:top w:val="nil"/>
              <w:left w:val="nil"/>
              <w:bottom w:val="single" w:sz="4" w:space="0" w:color="auto"/>
              <w:right w:val="single" w:sz="4" w:space="0" w:color="auto"/>
            </w:tcBorders>
            <w:shd w:val="clear" w:color="auto" w:fill="auto"/>
            <w:vAlign w:val="center"/>
            <w:hideMark/>
          </w:tcPr>
          <w:p w14:paraId="61404F8D" w14:textId="77777777" w:rsidR="00972AA9" w:rsidRPr="00EB7971" w:rsidRDefault="00972AA9" w:rsidP="00ED4ED6">
            <w:pPr>
              <w:rPr>
                <w:rFonts w:cs="Arial"/>
                <w:color w:val="000000"/>
                <w:sz w:val="16"/>
                <w:szCs w:val="16"/>
              </w:rPr>
            </w:pPr>
            <w:r w:rsidRPr="00EB7971">
              <w:rPr>
                <w:rFonts w:cs="Arial"/>
                <w:color w:val="000000"/>
                <w:sz w:val="16"/>
                <w:szCs w:val="16"/>
              </w:rPr>
              <w:t>CP_5</w:t>
            </w:r>
          </w:p>
        </w:tc>
        <w:tc>
          <w:tcPr>
            <w:tcW w:w="1339" w:type="dxa"/>
            <w:tcBorders>
              <w:top w:val="nil"/>
              <w:left w:val="nil"/>
              <w:bottom w:val="single" w:sz="4" w:space="0" w:color="auto"/>
              <w:right w:val="single" w:sz="4" w:space="0" w:color="auto"/>
            </w:tcBorders>
            <w:shd w:val="clear" w:color="auto" w:fill="auto"/>
            <w:vAlign w:val="center"/>
            <w:hideMark/>
          </w:tcPr>
          <w:p w14:paraId="7B38C357" w14:textId="77777777" w:rsidR="00972AA9" w:rsidRPr="00EB7971" w:rsidRDefault="00972AA9" w:rsidP="00ED4ED6">
            <w:pPr>
              <w:rPr>
                <w:rFonts w:cs="Arial"/>
                <w:color w:val="000000"/>
                <w:sz w:val="16"/>
                <w:szCs w:val="16"/>
              </w:rPr>
            </w:pPr>
            <w:r w:rsidRPr="00EB7971">
              <w:rPr>
                <w:rFonts w:cs="Arial"/>
                <w:color w:val="000000"/>
                <w:sz w:val="16"/>
                <w:szCs w:val="16"/>
              </w:rPr>
              <w:t>Cognitive Presence 5</w:t>
            </w:r>
          </w:p>
        </w:tc>
        <w:tc>
          <w:tcPr>
            <w:tcW w:w="527" w:type="dxa"/>
            <w:tcBorders>
              <w:top w:val="nil"/>
              <w:left w:val="nil"/>
              <w:bottom w:val="nil"/>
              <w:right w:val="nil"/>
            </w:tcBorders>
            <w:shd w:val="clear" w:color="auto" w:fill="auto"/>
            <w:noWrap/>
            <w:vAlign w:val="bottom"/>
            <w:hideMark/>
          </w:tcPr>
          <w:p w14:paraId="4BAAC8C1"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71E48088"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6623DB3D"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089E9A7D" w14:textId="77777777" w:rsidR="00972AA9" w:rsidRPr="00EB7971" w:rsidRDefault="00972AA9" w:rsidP="00ED4ED6">
            <w:pPr>
              <w:rPr>
                <w:sz w:val="16"/>
                <w:szCs w:val="16"/>
              </w:rPr>
            </w:pPr>
          </w:p>
        </w:tc>
      </w:tr>
      <w:tr w:rsidR="00972AA9" w:rsidRPr="00EB7971" w14:paraId="0CCCF341"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64ECB631" w14:textId="77777777" w:rsidR="00972AA9" w:rsidRPr="00EB7971" w:rsidRDefault="00972AA9" w:rsidP="00ED4ED6">
            <w:pPr>
              <w:rPr>
                <w:rFonts w:cs="Arial"/>
                <w:color w:val="000000"/>
                <w:sz w:val="16"/>
                <w:szCs w:val="16"/>
              </w:rPr>
            </w:pPr>
            <w:r w:rsidRPr="00EB7971">
              <w:rPr>
                <w:rFonts w:cs="Arial"/>
                <w:color w:val="000000"/>
                <w:sz w:val="16"/>
                <w:szCs w:val="16"/>
              </w:rPr>
              <w:t>q28</w:t>
            </w:r>
          </w:p>
        </w:tc>
        <w:tc>
          <w:tcPr>
            <w:tcW w:w="1328" w:type="dxa"/>
            <w:tcBorders>
              <w:top w:val="nil"/>
              <w:left w:val="nil"/>
              <w:bottom w:val="single" w:sz="4" w:space="0" w:color="auto"/>
              <w:right w:val="single" w:sz="4" w:space="0" w:color="auto"/>
            </w:tcBorders>
            <w:shd w:val="clear" w:color="auto" w:fill="auto"/>
            <w:vAlign w:val="center"/>
            <w:hideMark/>
          </w:tcPr>
          <w:p w14:paraId="68166119" w14:textId="77777777" w:rsidR="00972AA9" w:rsidRPr="00EB7971" w:rsidRDefault="00972AA9" w:rsidP="00ED4ED6">
            <w:pPr>
              <w:rPr>
                <w:rFonts w:cs="Arial"/>
                <w:color w:val="000000"/>
                <w:sz w:val="16"/>
                <w:szCs w:val="16"/>
              </w:rPr>
            </w:pPr>
            <w:r w:rsidRPr="00EB7971">
              <w:rPr>
                <w:rFonts w:cs="Arial"/>
                <w:color w:val="000000"/>
                <w:sz w:val="16"/>
                <w:szCs w:val="16"/>
              </w:rPr>
              <w:t>CP_6</w:t>
            </w:r>
          </w:p>
        </w:tc>
        <w:tc>
          <w:tcPr>
            <w:tcW w:w="1339" w:type="dxa"/>
            <w:tcBorders>
              <w:top w:val="nil"/>
              <w:left w:val="nil"/>
              <w:bottom w:val="single" w:sz="4" w:space="0" w:color="auto"/>
              <w:right w:val="single" w:sz="4" w:space="0" w:color="auto"/>
            </w:tcBorders>
            <w:shd w:val="clear" w:color="auto" w:fill="auto"/>
            <w:vAlign w:val="center"/>
            <w:hideMark/>
          </w:tcPr>
          <w:p w14:paraId="3D97DA1E" w14:textId="77777777" w:rsidR="00972AA9" w:rsidRPr="00EB7971" w:rsidRDefault="00972AA9" w:rsidP="00ED4ED6">
            <w:pPr>
              <w:rPr>
                <w:rFonts w:cs="Arial"/>
                <w:color w:val="000000"/>
                <w:sz w:val="16"/>
                <w:szCs w:val="16"/>
              </w:rPr>
            </w:pPr>
            <w:r w:rsidRPr="00EB7971">
              <w:rPr>
                <w:rFonts w:cs="Arial"/>
                <w:color w:val="000000"/>
                <w:sz w:val="16"/>
                <w:szCs w:val="16"/>
              </w:rPr>
              <w:t>Cognitive Presence 6</w:t>
            </w:r>
          </w:p>
        </w:tc>
        <w:tc>
          <w:tcPr>
            <w:tcW w:w="527" w:type="dxa"/>
            <w:tcBorders>
              <w:top w:val="nil"/>
              <w:left w:val="nil"/>
              <w:bottom w:val="nil"/>
              <w:right w:val="nil"/>
            </w:tcBorders>
            <w:shd w:val="clear" w:color="auto" w:fill="auto"/>
            <w:noWrap/>
            <w:vAlign w:val="bottom"/>
            <w:hideMark/>
          </w:tcPr>
          <w:p w14:paraId="0597892B"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2175E90D"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437A5491"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470B0509" w14:textId="77777777" w:rsidR="00972AA9" w:rsidRPr="00EB7971" w:rsidRDefault="00972AA9" w:rsidP="00ED4ED6">
            <w:pPr>
              <w:rPr>
                <w:sz w:val="16"/>
                <w:szCs w:val="16"/>
              </w:rPr>
            </w:pPr>
          </w:p>
        </w:tc>
      </w:tr>
      <w:tr w:rsidR="00972AA9" w:rsidRPr="00EB7971" w14:paraId="41B5ACAC"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2D9CB4F2" w14:textId="77777777" w:rsidR="00972AA9" w:rsidRPr="00EB7971" w:rsidRDefault="00972AA9" w:rsidP="00ED4ED6">
            <w:pPr>
              <w:rPr>
                <w:rFonts w:cs="Arial"/>
                <w:color w:val="000000"/>
                <w:sz w:val="16"/>
                <w:szCs w:val="16"/>
              </w:rPr>
            </w:pPr>
            <w:r w:rsidRPr="00EB7971">
              <w:rPr>
                <w:rFonts w:cs="Arial"/>
                <w:color w:val="000000"/>
                <w:sz w:val="16"/>
                <w:szCs w:val="16"/>
              </w:rPr>
              <w:t>q29</w:t>
            </w:r>
          </w:p>
        </w:tc>
        <w:tc>
          <w:tcPr>
            <w:tcW w:w="1328" w:type="dxa"/>
            <w:tcBorders>
              <w:top w:val="nil"/>
              <w:left w:val="nil"/>
              <w:bottom w:val="single" w:sz="4" w:space="0" w:color="auto"/>
              <w:right w:val="single" w:sz="4" w:space="0" w:color="auto"/>
            </w:tcBorders>
            <w:shd w:val="clear" w:color="auto" w:fill="auto"/>
            <w:vAlign w:val="center"/>
            <w:hideMark/>
          </w:tcPr>
          <w:p w14:paraId="6FD66175" w14:textId="77777777" w:rsidR="00972AA9" w:rsidRPr="00EB7971" w:rsidRDefault="00972AA9" w:rsidP="00ED4ED6">
            <w:pPr>
              <w:rPr>
                <w:rFonts w:cs="Arial"/>
                <w:color w:val="000000"/>
                <w:sz w:val="16"/>
                <w:szCs w:val="16"/>
              </w:rPr>
            </w:pPr>
            <w:r w:rsidRPr="00EB7971">
              <w:rPr>
                <w:rFonts w:cs="Arial"/>
                <w:color w:val="000000"/>
                <w:sz w:val="16"/>
                <w:szCs w:val="16"/>
              </w:rPr>
              <w:t>CP_7</w:t>
            </w:r>
          </w:p>
        </w:tc>
        <w:tc>
          <w:tcPr>
            <w:tcW w:w="1339" w:type="dxa"/>
            <w:tcBorders>
              <w:top w:val="nil"/>
              <w:left w:val="nil"/>
              <w:bottom w:val="single" w:sz="4" w:space="0" w:color="auto"/>
              <w:right w:val="single" w:sz="4" w:space="0" w:color="auto"/>
            </w:tcBorders>
            <w:shd w:val="clear" w:color="auto" w:fill="auto"/>
            <w:vAlign w:val="center"/>
            <w:hideMark/>
          </w:tcPr>
          <w:p w14:paraId="0E65B287" w14:textId="77777777" w:rsidR="00972AA9" w:rsidRPr="00EB7971" w:rsidRDefault="00972AA9" w:rsidP="00ED4ED6">
            <w:pPr>
              <w:rPr>
                <w:rFonts w:cs="Arial"/>
                <w:color w:val="000000"/>
                <w:sz w:val="16"/>
                <w:szCs w:val="16"/>
              </w:rPr>
            </w:pPr>
            <w:r w:rsidRPr="00EB7971">
              <w:rPr>
                <w:rFonts w:cs="Arial"/>
                <w:color w:val="000000"/>
                <w:sz w:val="16"/>
                <w:szCs w:val="16"/>
              </w:rPr>
              <w:t>Cognitive Presence 7</w:t>
            </w:r>
          </w:p>
        </w:tc>
        <w:tc>
          <w:tcPr>
            <w:tcW w:w="527" w:type="dxa"/>
            <w:tcBorders>
              <w:top w:val="nil"/>
              <w:left w:val="nil"/>
              <w:bottom w:val="nil"/>
              <w:right w:val="nil"/>
            </w:tcBorders>
            <w:shd w:val="clear" w:color="auto" w:fill="auto"/>
            <w:noWrap/>
            <w:vAlign w:val="bottom"/>
            <w:hideMark/>
          </w:tcPr>
          <w:p w14:paraId="6E7EA39B"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0B5764DA"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32C4B645"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3F913BF3" w14:textId="77777777" w:rsidR="00972AA9" w:rsidRPr="00EB7971" w:rsidRDefault="00972AA9" w:rsidP="00ED4ED6">
            <w:pPr>
              <w:rPr>
                <w:sz w:val="16"/>
                <w:szCs w:val="16"/>
              </w:rPr>
            </w:pPr>
          </w:p>
        </w:tc>
      </w:tr>
      <w:tr w:rsidR="00972AA9" w:rsidRPr="00EB7971" w14:paraId="792613DA"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71AE22B1" w14:textId="77777777" w:rsidR="00972AA9" w:rsidRPr="00EB7971" w:rsidRDefault="00972AA9" w:rsidP="00ED4ED6">
            <w:pPr>
              <w:rPr>
                <w:rFonts w:cs="Arial"/>
                <w:color w:val="000000"/>
                <w:sz w:val="16"/>
                <w:szCs w:val="16"/>
              </w:rPr>
            </w:pPr>
            <w:r w:rsidRPr="00EB7971">
              <w:rPr>
                <w:rFonts w:cs="Arial"/>
                <w:color w:val="000000"/>
                <w:sz w:val="16"/>
                <w:szCs w:val="16"/>
              </w:rPr>
              <w:t>q30</w:t>
            </w:r>
          </w:p>
        </w:tc>
        <w:tc>
          <w:tcPr>
            <w:tcW w:w="1328" w:type="dxa"/>
            <w:tcBorders>
              <w:top w:val="nil"/>
              <w:left w:val="nil"/>
              <w:bottom w:val="single" w:sz="4" w:space="0" w:color="auto"/>
              <w:right w:val="single" w:sz="4" w:space="0" w:color="auto"/>
            </w:tcBorders>
            <w:shd w:val="clear" w:color="auto" w:fill="auto"/>
            <w:vAlign w:val="center"/>
            <w:hideMark/>
          </w:tcPr>
          <w:p w14:paraId="4075C2D5" w14:textId="77777777" w:rsidR="00972AA9" w:rsidRPr="00EB7971" w:rsidRDefault="00972AA9" w:rsidP="00ED4ED6">
            <w:pPr>
              <w:rPr>
                <w:rFonts w:cs="Arial"/>
                <w:color w:val="000000"/>
                <w:sz w:val="16"/>
                <w:szCs w:val="16"/>
              </w:rPr>
            </w:pPr>
            <w:r w:rsidRPr="00EB7971">
              <w:rPr>
                <w:rFonts w:cs="Arial"/>
                <w:color w:val="000000"/>
                <w:sz w:val="16"/>
                <w:szCs w:val="16"/>
              </w:rPr>
              <w:t>CP_8</w:t>
            </w:r>
          </w:p>
        </w:tc>
        <w:tc>
          <w:tcPr>
            <w:tcW w:w="1339" w:type="dxa"/>
            <w:tcBorders>
              <w:top w:val="nil"/>
              <w:left w:val="nil"/>
              <w:bottom w:val="single" w:sz="4" w:space="0" w:color="auto"/>
              <w:right w:val="single" w:sz="4" w:space="0" w:color="auto"/>
            </w:tcBorders>
            <w:shd w:val="clear" w:color="auto" w:fill="auto"/>
            <w:vAlign w:val="center"/>
            <w:hideMark/>
          </w:tcPr>
          <w:p w14:paraId="00C039D4" w14:textId="77777777" w:rsidR="00972AA9" w:rsidRPr="00EB7971" w:rsidRDefault="00972AA9" w:rsidP="00ED4ED6">
            <w:pPr>
              <w:rPr>
                <w:rFonts w:cs="Arial"/>
                <w:color w:val="000000"/>
                <w:sz w:val="16"/>
                <w:szCs w:val="16"/>
              </w:rPr>
            </w:pPr>
            <w:r w:rsidRPr="00EB7971">
              <w:rPr>
                <w:rFonts w:cs="Arial"/>
                <w:color w:val="000000"/>
                <w:sz w:val="16"/>
                <w:szCs w:val="16"/>
              </w:rPr>
              <w:t>Cognitive Presence 8</w:t>
            </w:r>
          </w:p>
        </w:tc>
        <w:tc>
          <w:tcPr>
            <w:tcW w:w="527" w:type="dxa"/>
            <w:tcBorders>
              <w:top w:val="nil"/>
              <w:left w:val="nil"/>
              <w:bottom w:val="nil"/>
              <w:right w:val="nil"/>
            </w:tcBorders>
            <w:shd w:val="clear" w:color="auto" w:fill="auto"/>
            <w:noWrap/>
            <w:vAlign w:val="bottom"/>
            <w:hideMark/>
          </w:tcPr>
          <w:p w14:paraId="69772253"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1A6CBFB8"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5903B48F"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7E32AD0F" w14:textId="77777777" w:rsidR="00972AA9" w:rsidRPr="00EB7971" w:rsidRDefault="00972AA9" w:rsidP="00ED4ED6">
            <w:pPr>
              <w:rPr>
                <w:sz w:val="16"/>
                <w:szCs w:val="16"/>
              </w:rPr>
            </w:pPr>
          </w:p>
        </w:tc>
      </w:tr>
      <w:tr w:rsidR="00972AA9" w:rsidRPr="00EB7971" w14:paraId="3DC72778"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44D498B1" w14:textId="77777777" w:rsidR="00972AA9" w:rsidRPr="00EB7971" w:rsidRDefault="00972AA9" w:rsidP="00ED4ED6">
            <w:pPr>
              <w:rPr>
                <w:rFonts w:cs="Arial"/>
                <w:color w:val="000000"/>
                <w:sz w:val="16"/>
                <w:szCs w:val="16"/>
              </w:rPr>
            </w:pPr>
            <w:r w:rsidRPr="00EB7971">
              <w:rPr>
                <w:rFonts w:cs="Arial"/>
                <w:color w:val="000000"/>
                <w:sz w:val="16"/>
                <w:szCs w:val="16"/>
              </w:rPr>
              <w:t>q31</w:t>
            </w:r>
          </w:p>
        </w:tc>
        <w:tc>
          <w:tcPr>
            <w:tcW w:w="1328" w:type="dxa"/>
            <w:tcBorders>
              <w:top w:val="nil"/>
              <w:left w:val="nil"/>
              <w:bottom w:val="single" w:sz="4" w:space="0" w:color="auto"/>
              <w:right w:val="single" w:sz="4" w:space="0" w:color="auto"/>
            </w:tcBorders>
            <w:shd w:val="clear" w:color="auto" w:fill="auto"/>
            <w:vAlign w:val="center"/>
            <w:hideMark/>
          </w:tcPr>
          <w:p w14:paraId="2AF299F1" w14:textId="77777777" w:rsidR="00972AA9" w:rsidRPr="00EB7971" w:rsidRDefault="00972AA9" w:rsidP="00ED4ED6">
            <w:pPr>
              <w:rPr>
                <w:rFonts w:cs="Arial"/>
                <w:color w:val="000000"/>
                <w:sz w:val="16"/>
                <w:szCs w:val="16"/>
              </w:rPr>
            </w:pPr>
            <w:r w:rsidRPr="00EB7971">
              <w:rPr>
                <w:rFonts w:cs="Arial"/>
                <w:color w:val="000000"/>
                <w:sz w:val="16"/>
                <w:szCs w:val="16"/>
              </w:rPr>
              <w:t>CP_9</w:t>
            </w:r>
          </w:p>
        </w:tc>
        <w:tc>
          <w:tcPr>
            <w:tcW w:w="1339" w:type="dxa"/>
            <w:tcBorders>
              <w:top w:val="nil"/>
              <w:left w:val="nil"/>
              <w:bottom w:val="single" w:sz="4" w:space="0" w:color="auto"/>
              <w:right w:val="single" w:sz="4" w:space="0" w:color="auto"/>
            </w:tcBorders>
            <w:shd w:val="clear" w:color="auto" w:fill="auto"/>
            <w:vAlign w:val="center"/>
            <w:hideMark/>
          </w:tcPr>
          <w:p w14:paraId="38086BA6" w14:textId="77777777" w:rsidR="00972AA9" w:rsidRPr="00EB7971" w:rsidRDefault="00972AA9" w:rsidP="00ED4ED6">
            <w:pPr>
              <w:rPr>
                <w:rFonts w:cs="Arial"/>
                <w:color w:val="000000"/>
                <w:sz w:val="16"/>
                <w:szCs w:val="16"/>
              </w:rPr>
            </w:pPr>
            <w:r w:rsidRPr="00EB7971">
              <w:rPr>
                <w:rFonts w:cs="Arial"/>
                <w:color w:val="000000"/>
                <w:sz w:val="16"/>
                <w:szCs w:val="16"/>
              </w:rPr>
              <w:t>Cognitive Presence 9</w:t>
            </w:r>
          </w:p>
        </w:tc>
        <w:tc>
          <w:tcPr>
            <w:tcW w:w="527" w:type="dxa"/>
            <w:tcBorders>
              <w:top w:val="nil"/>
              <w:left w:val="nil"/>
              <w:bottom w:val="nil"/>
              <w:right w:val="nil"/>
            </w:tcBorders>
            <w:shd w:val="clear" w:color="auto" w:fill="auto"/>
            <w:noWrap/>
            <w:vAlign w:val="bottom"/>
            <w:hideMark/>
          </w:tcPr>
          <w:p w14:paraId="36168284"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1899D92C"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612D30F1"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1DBB8417" w14:textId="77777777" w:rsidR="00972AA9" w:rsidRPr="00EB7971" w:rsidRDefault="00972AA9" w:rsidP="00ED4ED6">
            <w:pPr>
              <w:rPr>
                <w:sz w:val="16"/>
                <w:szCs w:val="16"/>
              </w:rPr>
            </w:pPr>
          </w:p>
        </w:tc>
      </w:tr>
      <w:tr w:rsidR="00972AA9" w:rsidRPr="00EB7971" w14:paraId="5E261A96"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1C41FA84" w14:textId="77777777" w:rsidR="00972AA9" w:rsidRPr="00EB7971" w:rsidRDefault="00972AA9" w:rsidP="00ED4ED6">
            <w:pPr>
              <w:rPr>
                <w:rFonts w:cs="Arial"/>
                <w:color w:val="000000"/>
                <w:sz w:val="16"/>
                <w:szCs w:val="16"/>
              </w:rPr>
            </w:pPr>
            <w:r w:rsidRPr="00EB7971">
              <w:rPr>
                <w:rFonts w:cs="Arial"/>
                <w:color w:val="000000"/>
                <w:sz w:val="16"/>
                <w:szCs w:val="16"/>
              </w:rPr>
              <w:t>q32</w:t>
            </w:r>
          </w:p>
        </w:tc>
        <w:tc>
          <w:tcPr>
            <w:tcW w:w="1328" w:type="dxa"/>
            <w:tcBorders>
              <w:top w:val="nil"/>
              <w:left w:val="nil"/>
              <w:bottom w:val="single" w:sz="4" w:space="0" w:color="auto"/>
              <w:right w:val="single" w:sz="4" w:space="0" w:color="auto"/>
            </w:tcBorders>
            <w:shd w:val="clear" w:color="auto" w:fill="auto"/>
            <w:vAlign w:val="center"/>
            <w:hideMark/>
          </w:tcPr>
          <w:p w14:paraId="2A345E37" w14:textId="77777777" w:rsidR="00972AA9" w:rsidRPr="00EB7971" w:rsidRDefault="00972AA9" w:rsidP="00ED4ED6">
            <w:pPr>
              <w:rPr>
                <w:rFonts w:cs="Arial"/>
                <w:color w:val="000000"/>
                <w:sz w:val="16"/>
                <w:szCs w:val="16"/>
              </w:rPr>
            </w:pPr>
            <w:r w:rsidRPr="00EB7971">
              <w:rPr>
                <w:rFonts w:cs="Arial"/>
                <w:color w:val="000000"/>
                <w:sz w:val="16"/>
                <w:szCs w:val="16"/>
              </w:rPr>
              <w:t>CP_10</w:t>
            </w:r>
          </w:p>
        </w:tc>
        <w:tc>
          <w:tcPr>
            <w:tcW w:w="1339" w:type="dxa"/>
            <w:tcBorders>
              <w:top w:val="nil"/>
              <w:left w:val="nil"/>
              <w:bottom w:val="single" w:sz="4" w:space="0" w:color="auto"/>
              <w:right w:val="single" w:sz="4" w:space="0" w:color="auto"/>
            </w:tcBorders>
            <w:shd w:val="clear" w:color="auto" w:fill="auto"/>
            <w:vAlign w:val="center"/>
            <w:hideMark/>
          </w:tcPr>
          <w:p w14:paraId="360F29AA" w14:textId="77777777" w:rsidR="00972AA9" w:rsidRPr="00EB7971" w:rsidRDefault="00972AA9" w:rsidP="00ED4ED6">
            <w:pPr>
              <w:rPr>
                <w:rFonts w:cs="Arial"/>
                <w:color w:val="000000"/>
                <w:sz w:val="16"/>
                <w:szCs w:val="16"/>
              </w:rPr>
            </w:pPr>
            <w:r w:rsidRPr="00EB7971">
              <w:rPr>
                <w:rFonts w:cs="Arial"/>
                <w:color w:val="000000"/>
                <w:sz w:val="16"/>
                <w:szCs w:val="16"/>
              </w:rPr>
              <w:t>Cognitive Presence 10</w:t>
            </w:r>
          </w:p>
        </w:tc>
        <w:tc>
          <w:tcPr>
            <w:tcW w:w="527" w:type="dxa"/>
            <w:tcBorders>
              <w:top w:val="nil"/>
              <w:left w:val="nil"/>
              <w:bottom w:val="nil"/>
              <w:right w:val="nil"/>
            </w:tcBorders>
            <w:shd w:val="clear" w:color="auto" w:fill="auto"/>
            <w:noWrap/>
            <w:vAlign w:val="bottom"/>
            <w:hideMark/>
          </w:tcPr>
          <w:p w14:paraId="7EBE35BF"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6220DC2B"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21AB3A29"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40E2F6E2" w14:textId="77777777" w:rsidR="00972AA9" w:rsidRPr="00EB7971" w:rsidRDefault="00972AA9" w:rsidP="00ED4ED6">
            <w:pPr>
              <w:rPr>
                <w:sz w:val="16"/>
                <w:szCs w:val="16"/>
              </w:rPr>
            </w:pPr>
          </w:p>
        </w:tc>
      </w:tr>
      <w:tr w:rsidR="00972AA9" w:rsidRPr="00EB7971" w14:paraId="4530D35D"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76D6C834" w14:textId="77777777" w:rsidR="00972AA9" w:rsidRPr="00EB7971" w:rsidRDefault="00972AA9" w:rsidP="00ED4ED6">
            <w:pPr>
              <w:rPr>
                <w:rFonts w:cs="Arial"/>
                <w:color w:val="000000"/>
                <w:sz w:val="16"/>
                <w:szCs w:val="16"/>
              </w:rPr>
            </w:pPr>
            <w:r w:rsidRPr="00EB7971">
              <w:rPr>
                <w:rFonts w:cs="Arial"/>
                <w:color w:val="000000"/>
                <w:sz w:val="16"/>
                <w:szCs w:val="16"/>
              </w:rPr>
              <w:lastRenderedPageBreak/>
              <w:t>q33</w:t>
            </w:r>
          </w:p>
        </w:tc>
        <w:tc>
          <w:tcPr>
            <w:tcW w:w="1328" w:type="dxa"/>
            <w:tcBorders>
              <w:top w:val="nil"/>
              <w:left w:val="nil"/>
              <w:bottom w:val="single" w:sz="4" w:space="0" w:color="auto"/>
              <w:right w:val="single" w:sz="4" w:space="0" w:color="auto"/>
            </w:tcBorders>
            <w:shd w:val="clear" w:color="auto" w:fill="auto"/>
            <w:vAlign w:val="center"/>
            <w:hideMark/>
          </w:tcPr>
          <w:p w14:paraId="28CB5952" w14:textId="77777777" w:rsidR="00972AA9" w:rsidRPr="00EB7971" w:rsidRDefault="00972AA9" w:rsidP="00ED4ED6">
            <w:pPr>
              <w:rPr>
                <w:rFonts w:cs="Arial"/>
                <w:color w:val="000000"/>
                <w:sz w:val="16"/>
                <w:szCs w:val="16"/>
              </w:rPr>
            </w:pPr>
            <w:r w:rsidRPr="00EB7971">
              <w:rPr>
                <w:rFonts w:cs="Arial"/>
                <w:color w:val="000000"/>
                <w:sz w:val="16"/>
                <w:szCs w:val="16"/>
              </w:rPr>
              <w:t>CP_11</w:t>
            </w:r>
          </w:p>
        </w:tc>
        <w:tc>
          <w:tcPr>
            <w:tcW w:w="1339" w:type="dxa"/>
            <w:tcBorders>
              <w:top w:val="nil"/>
              <w:left w:val="nil"/>
              <w:bottom w:val="single" w:sz="4" w:space="0" w:color="auto"/>
              <w:right w:val="single" w:sz="4" w:space="0" w:color="auto"/>
            </w:tcBorders>
            <w:shd w:val="clear" w:color="auto" w:fill="auto"/>
            <w:vAlign w:val="center"/>
            <w:hideMark/>
          </w:tcPr>
          <w:p w14:paraId="1C2E5DF5" w14:textId="77777777" w:rsidR="00972AA9" w:rsidRPr="00EB7971" w:rsidRDefault="00972AA9" w:rsidP="00ED4ED6">
            <w:pPr>
              <w:rPr>
                <w:rFonts w:cs="Arial"/>
                <w:color w:val="000000"/>
                <w:sz w:val="16"/>
                <w:szCs w:val="16"/>
              </w:rPr>
            </w:pPr>
            <w:r w:rsidRPr="00EB7971">
              <w:rPr>
                <w:rFonts w:cs="Arial"/>
                <w:color w:val="000000"/>
                <w:sz w:val="16"/>
                <w:szCs w:val="16"/>
              </w:rPr>
              <w:t>Cognitive Presence 11</w:t>
            </w:r>
          </w:p>
        </w:tc>
        <w:tc>
          <w:tcPr>
            <w:tcW w:w="527" w:type="dxa"/>
            <w:tcBorders>
              <w:top w:val="nil"/>
              <w:left w:val="nil"/>
              <w:bottom w:val="nil"/>
              <w:right w:val="nil"/>
            </w:tcBorders>
            <w:shd w:val="clear" w:color="auto" w:fill="auto"/>
            <w:noWrap/>
            <w:vAlign w:val="bottom"/>
            <w:hideMark/>
          </w:tcPr>
          <w:p w14:paraId="39D73833"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1093DF36"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13E6D690"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19C211C8" w14:textId="77777777" w:rsidR="00972AA9" w:rsidRPr="00EB7971" w:rsidRDefault="00972AA9" w:rsidP="00ED4ED6">
            <w:pPr>
              <w:rPr>
                <w:sz w:val="16"/>
                <w:szCs w:val="16"/>
              </w:rPr>
            </w:pPr>
          </w:p>
        </w:tc>
      </w:tr>
      <w:tr w:rsidR="00972AA9" w:rsidRPr="00EB7971" w14:paraId="767184DA" w14:textId="77777777" w:rsidTr="00ED4ED6">
        <w:trPr>
          <w:trHeight w:val="20"/>
        </w:trPr>
        <w:tc>
          <w:tcPr>
            <w:tcW w:w="928" w:type="dxa"/>
            <w:tcBorders>
              <w:top w:val="nil"/>
              <w:left w:val="single" w:sz="4" w:space="0" w:color="auto"/>
              <w:bottom w:val="single" w:sz="4" w:space="0" w:color="auto"/>
              <w:right w:val="single" w:sz="4" w:space="0" w:color="auto"/>
            </w:tcBorders>
            <w:shd w:val="clear" w:color="auto" w:fill="auto"/>
            <w:vAlign w:val="center"/>
            <w:hideMark/>
          </w:tcPr>
          <w:p w14:paraId="7D2968FA" w14:textId="77777777" w:rsidR="00972AA9" w:rsidRPr="00EB7971" w:rsidRDefault="00972AA9" w:rsidP="00ED4ED6">
            <w:pPr>
              <w:rPr>
                <w:rFonts w:cs="Arial"/>
                <w:color w:val="000000"/>
                <w:sz w:val="16"/>
                <w:szCs w:val="16"/>
              </w:rPr>
            </w:pPr>
            <w:r w:rsidRPr="00EB7971">
              <w:rPr>
                <w:rFonts w:cs="Arial"/>
                <w:color w:val="000000"/>
                <w:sz w:val="16"/>
                <w:szCs w:val="16"/>
              </w:rPr>
              <w:t>q34</w:t>
            </w:r>
          </w:p>
        </w:tc>
        <w:tc>
          <w:tcPr>
            <w:tcW w:w="1328" w:type="dxa"/>
            <w:tcBorders>
              <w:top w:val="nil"/>
              <w:left w:val="nil"/>
              <w:bottom w:val="single" w:sz="4" w:space="0" w:color="auto"/>
              <w:right w:val="single" w:sz="4" w:space="0" w:color="auto"/>
            </w:tcBorders>
            <w:shd w:val="clear" w:color="auto" w:fill="auto"/>
            <w:vAlign w:val="center"/>
            <w:hideMark/>
          </w:tcPr>
          <w:p w14:paraId="38AD48FD" w14:textId="77777777" w:rsidR="00972AA9" w:rsidRPr="00EB7971" w:rsidRDefault="00972AA9" w:rsidP="00ED4ED6">
            <w:pPr>
              <w:rPr>
                <w:rFonts w:cs="Arial"/>
                <w:color w:val="000000"/>
                <w:sz w:val="16"/>
                <w:szCs w:val="16"/>
              </w:rPr>
            </w:pPr>
            <w:r w:rsidRPr="00EB7971">
              <w:rPr>
                <w:rFonts w:cs="Arial"/>
                <w:color w:val="000000"/>
                <w:sz w:val="16"/>
                <w:szCs w:val="16"/>
              </w:rPr>
              <w:t>CP_12</w:t>
            </w:r>
          </w:p>
        </w:tc>
        <w:tc>
          <w:tcPr>
            <w:tcW w:w="1339" w:type="dxa"/>
            <w:tcBorders>
              <w:top w:val="nil"/>
              <w:left w:val="nil"/>
              <w:bottom w:val="single" w:sz="4" w:space="0" w:color="auto"/>
              <w:right w:val="single" w:sz="4" w:space="0" w:color="auto"/>
            </w:tcBorders>
            <w:shd w:val="clear" w:color="auto" w:fill="auto"/>
            <w:vAlign w:val="center"/>
            <w:hideMark/>
          </w:tcPr>
          <w:p w14:paraId="6AD5E9A6" w14:textId="77777777" w:rsidR="00972AA9" w:rsidRPr="00EB7971" w:rsidRDefault="00972AA9" w:rsidP="00ED4ED6">
            <w:pPr>
              <w:rPr>
                <w:rFonts w:cs="Arial"/>
                <w:color w:val="000000"/>
                <w:sz w:val="16"/>
                <w:szCs w:val="16"/>
              </w:rPr>
            </w:pPr>
            <w:r w:rsidRPr="00EB7971">
              <w:rPr>
                <w:rFonts w:cs="Arial"/>
                <w:color w:val="000000"/>
                <w:sz w:val="16"/>
                <w:szCs w:val="16"/>
              </w:rPr>
              <w:t>Cognitive Presence 12</w:t>
            </w:r>
          </w:p>
        </w:tc>
        <w:tc>
          <w:tcPr>
            <w:tcW w:w="527" w:type="dxa"/>
            <w:tcBorders>
              <w:top w:val="nil"/>
              <w:left w:val="nil"/>
              <w:bottom w:val="nil"/>
              <w:right w:val="nil"/>
            </w:tcBorders>
            <w:shd w:val="clear" w:color="auto" w:fill="auto"/>
            <w:noWrap/>
            <w:vAlign w:val="bottom"/>
            <w:hideMark/>
          </w:tcPr>
          <w:p w14:paraId="2B717A0B" w14:textId="77777777" w:rsidR="00972AA9" w:rsidRPr="00EB7971" w:rsidRDefault="00972AA9" w:rsidP="00ED4ED6">
            <w:pPr>
              <w:rPr>
                <w:rFonts w:cs="Arial"/>
                <w:color w:val="000000"/>
                <w:sz w:val="16"/>
                <w:szCs w:val="16"/>
              </w:rPr>
            </w:pPr>
          </w:p>
        </w:tc>
        <w:tc>
          <w:tcPr>
            <w:tcW w:w="928" w:type="dxa"/>
            <w:tcBorders>
              <w:top w:val="nil"/>
              <w:left w:val="nil"/>
              <w:bottom w:val="nil"/>
              <w:right w:val="nil"/>
            </w:tcBorders>
            <w:shd w:val="clear" w:color="auto" w:fill="auto"/>
            <w:noWrap/>
            <w:vAlign w:val="bottom"/>
            <w:hideMark/>
          </w:tcPr>
          <w:p w14:paraId="3B63D1D6" w14:textId="77777777" w:rsidR="00972AA9" w:rsidRPr="00EB7971" w:rsidRDefault="00972AA9" w:rsidP="00ED4ED6">
            <w:pPr>
              <w:rPr>
                <w:sz w:val="16"/>
                <w:szCs w:val="16"/>
              </w:rPr>
            </w:pPr>
          </w:p>
        </w:tc>
        <w:tc>
          <w:tcPr>
            <w:tcW w:w="1335" w:type="dxa"/>
            <w:tcBorders>
              <w:top w:val="nil"/>
              <w:left w:val="nil"/>
              <w:bottom w:val="nil"/>
              <w:right w:val="nil"/>
            </w:tcBorders>
            <w:shd w:val="clear" w:color="auto" w:fill="auto"/>
            <w:noWrap/>
            <w:vAlign w:val="bottom"/>
            <w:hideMark/>
          </w:tcPr>
          <w:p w14:paraId="7F75D069" w14:textId="77777777" w:rsidR="00972AA9" w:rsidRPr="00EB7971" w:rsidRDefault="00972AA9" w:rsidP="00ED4ED6">
            <w:pPr>
              <w:rPr>
                <w:sz w:val="16"/>
                <w:szCs w:val="16"/>
              </w:rPr>
            </w:pPr>
          </w:p>
        </w:tc>
        <w:tc>
          <w:tcPr>
            <w:tcW w:w="2970" w:type="dxa"/>
            <w:tcBorders>
              <w:top w:val="nil"/>
              <w:left w:val="nil"/>
              <w:bottom w:val="nil"/>
              <w:right w:val="nil"/>
            </w:tcBorders>
            <w:shd w:val="clear" w:color="auto" w:fill="auto"/>
            <w:noWrap/>
            <w:vAlign w:val="bottom"/>
            <w:hideMark/>
          </w:tcPr>
          <w:p w14:paraId="65C94BE5" w14:textId="77777777" w:rsidR="00972AA9" w:rsidRPr="00EB7971" w:rsidRDefault="00972AA9" w:rsidP="00ED4ED6">
            <w:pPr>
              <w:rPr>
                <w:sz w:val="16"/>
                <w:szCs w:val="16"/>
              </w:rPr>
            </w:pPr>
          </w:p>
        </w:tc>
      </w:tr>
    </w:tbl>
    <w:p w14:paraId="7C029847" w14:textId="0311858A" w:rsidR="00972AA9" w:rsidRPr="009029CF" w:rsidRDefault="00972AA9" w:rsidP="00972AA9">
      <w:pPr>
        <w:rPr>
          <w:rFonts w:cs="Arial"/>
          <w:bCs/>
          <w:szCs w:val="20"/>
        </w:rPr>
      </w:pPr>
      <w:bookmarkStart w:id="68" w:name="_Ref163026157"/>
      <w:r w:rsidRPr="009029CF">
        <w:rPr>
          <w:rFonts w:cs="Arial"/>
          <w:szCs w:val="20"/>
        </w:rPr>
        <w:t xml:space="preserve">Table </w:t>
      </w:r>
      <w:r w:rsidR="006C00C7" w:rsidRPr="009029CF">
        <w:rPr>
          <w:rFonts w:cs="Arial"/>
          <w:szCs w:val="20"/>
        </w:rPr>
        <w:fldChar w:fldCharType="begin"/>
      </w:r>
      <w:r w:rsidR="006C00C7" w:rsidRPr="009029CF">
        <w:rPr>
          <w:rFonts w:cs="Arial"/>
          <w:szCs w:val="20"/>
        </w:rPr>
        <w:instrText xml:space="preserve"> SEQ Table \* ARABIC </w:instrText>
      </w:r>
      <w:r w:rsidR="006C00C7" w:rsidRPr="009029CF">
        <w:rPr>
          <w:rFonts w:cs="Arial"/>
          <w:szCs w:val="20"/>
        </w:rPr>
        <w:fldChar w:fldCharType="separate"/>
      </w:r>
      <w:r w:rsidR="007B499C" w:rsidRPr="009029CF">
        <w:rPr>
          <w:rFonts w:cs="Arial"/>
          <w:noProof/>
          <w:szCs w:val="20"/>
        </w:rPr>
        <w:t>10</w:t>
      </w:r>
      <w:r w:rsidR="006C00C7" w:rsidRPr="009029CF">
        <w:rPr>
          <w:rFonts w:cs="Arial"/>
          <w:noProof/>
          <w:szCs w:val="20"/>
        </w:rPr>
        <w:fldChar w:fldCharType="end"/>
      </w:r>
      <w:bookmarkEnd w:id="68"/>
      <w:r w:rsidRPr="009029CF">
        <w:rPr>
          <w:rFonts w:cs="Arial"/>
          <w:szCs w:val="20"/>
        </w:rPr>
        <w:t>: Abbreviations for Community of Inquiry and Cognitive Load Instruments. Note q5 was not included in our instrument due to human error.</w:t>
      </w:r>
    </w:p>
    <w:p w14:paraId="086D2AC6" w14:textId="50AA7DCD" w:rsidR="00CF1DFD" w:rsidRPr="009029CF" w:rsidRDefault="00CF1DFD">
      <w:pPr>
        <w:spacing w:after="160" w:line="259" w:lineRule="auto"/>
        <w:rPr>
          <w:rFonts w:cs="Arial"/>
          <w:b/>
          <w:szCs w:val="20"/>
        </w:rPr>
      </w:pPr>
      <w:r w:rsidRPr="009029CF">
        <w:rPr>
          <w:rFonts w:cs="Arial"/>
          <w:b/>
          <w:szCs w:val="20"/>
        </w:rPr>
        <w:br w:type="page"/>
      </w:r>
    </w:p>
    <w:p w14:paraId="37A8FFF5" w14:textId="240E2D9E" w:rsidR="00972AA9" w:rsidRPr="009029CF" w:rsidRDefault="00CF1DFD" w:rsidP="009B10A3">
      <w:pPr>
        <w:pStyle w:val="Caption"/>
        <w:rPr>
          <w:rFonts w:cs="Arial"/>
        </w:rPr>
      </w:pPr>
      <w:r w:rsidRPr="009029CF">
        <w:rPr>
          <w:rFonts w:cs="Arial"/>
        </w:rPr>
        <w:lastRenderedPageBreak/>
        <w:t xml:space="preserve">Figure </w:t>
      </w:r>
      <w:r w:rsidRPr="009029CF">
        <w:rPr>
          <w:rFonts w:cs="Arial"/>
        </w:rPr>
        <w:fldChar w:fldCharType="begin"/>
      </w:r>
      <w:r w:rsidRPr="009029CF">
        <w:rPr>
          <w:rFonts w:cs="Arial"/>
        </w:rPr>
        <w:instrText>SEQ Figure \* ARABIC</w:instrText>
      </w:r>
      <w:r w:rsidRPr="009029CF">
        <w:rPr>
          <w:rFonts w:cs="Arial"/>
        </w:rPr>
        <w:fldChar w:fldCharType="separate"/>
      </w:r>
      <w:r w:rsidRPr="009029CF">
        <w:rPr>
          <w:rFonts w:cs="Arial"/>
          <w:noProof/>
        </w:rPr>
        <w:t>1</w:t>
      </w:r>
      <w:r w:rsidRPr="009029CF">
        <w:rPr>
          <w:rFonts w:cs="Arial"/>
        </w:rPr>
        <w:fldChar w:fldCharType="end"/>
      </w:r>
      <w:r w:rsidRPr="009029CF">
        <w:rPr>
          <w:rFonts w:cs="Arial"/>
        </w:rPr>
        <w:t>: Simple Hypothesized Conceptual Framework for the Relationship between CoI Presences and Cognitive Load on Student Outcomes</w:t>
      </w:r>
    </w:p>
    <w:p w14:paraId="717EA419" w14:textId="3CB771E3" w:rsidR="00CF1DFD" w:rsidRPr="009029CF" w:rsidRDefault="00CF1DFD" w:rsidP="00972AA9">
      <w:pPr>
        <w:rPr>
          <w:rFonts w:cs="Arial"/>
          <w:b/>
          <w:szCs w:val="20"/>
        </w:rPr>
      </w:pPr>
      <w:r w:rsidRPr="009029CF">
        <w:rPr>
          <w:rFonts w:cs="Arial"/>
          <w:noProof/>
          <w:szCs w:val="20"/>
        </w:rPr>
        <w:drawing>
          <wp:inline distT="0" distB="0" distL="0" distR="0" wp14:anchorId="6DDBA3C7" wp14:editId="756D473C">
            <wp:extent cx="4866198" cy="2737236"/>
            <wp:effectExtent l="0" t="0" r="0" b="6350"/>
            <wp:docPr id="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ces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2896" cy="2741004"/>
                    </a:xfrm>
                    <a:prstGeom prst="rect">
                      <a:avLst/>
                    </a:prstGeom>
                  </pic:spPr>
                </pic:pic>
              </a:graphicData>
            </a:graphic>
          </wp:inline>
        </w:drawing>
      </w:r>
    </w:p>
    <w:p w14:paraId="51D8257D" w14:textId="4EF8DEE3" w:rsidR="00CF1DFD" w:rsidRPr="009029CF" w:rsidRDefault="00CF1DFD" w:rsidP="009B10A3">
      <w:pPr>
        <w:pStyle w:val="Caption"/>
        <w:rPr>
          <w:rFonts w:cs="Arial"/>
        </w:rPr>
      </w:pPr>
      <w:bookmarkStart w:id="69" w:name="_Ref162871329"/>
      <w:r w:rsidRPr="009029CF">
        <w:rPr>
          <w:rFonts w:cs="Arial"/>
        </w:rPr>
        <w:lastRenderedPageBreak/>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2</w:t>
      </w:r>
      <w:r w:rsidRPr="009029CF">
        <w:rPr>
          <w:rFonts w:cs="Arial"/>
          <w:noProof/>
        </w:rPr>
        <w:fldChar w:fldCharType="end"/>
      </w:r>
      <w:bookmarkEnd w:id="69"/>
      <w:r w:rsidRPr="009029CF">
        <w:rPr>
          <w:rFonts w:cs="Arial"/>
          <w:noProof/>
        </w:rPr>
        <w:t xml:space="preserve">: </w:t>
      </w:r>
      <w:r w:rsidRPr="009029CF">
        <w:rPr>
          <w:rFonts w:cs="Arial"/>
        </w:rPr>
        <w:t xml:space="preserve">Structural Equation Modeling of 34-item Community of Inquiry survey instrument from Shea and </w:t>
      </w:r>
      <w:proofErr w:type="spellStart"/>
      <w:r w:rsidRPr="009029CF">
        <w:rPr>
          <w:rFonts w:cs="Arial"/>
        </w:rPr>
        <w:t>Bidjerano</w:t>
      </w:r>
      <w:proofErr w:type="spellEnd"/>
      <w:r w:rsidRPr="009029CF">
        <w:rPr>
          <w:rFonts w:cs="Arial"/>
        </w:rPr>
        <w:t xml:space="preserve"> (2009).</w:t>
      </w:r>
    </w:p>
    <w:p w14:paraId="6498EC93" w14:textId="0DB5A52A" w:rsidR="00CF1DFD" w:rsidRPr="009029CF" w:rsidRDefault="00CF1DFD" w:rsidP="00972AA9">
      <w:pPr>
        <w:rPr>
          <w:rFonts w:cs="Arial"/>
          <w:b/>
          <w:szCs w:val="20"/>
        </w:rPr>
      </w:pPr>
      <w:r w:rsidRPr="009029CF">
        <w:rPr>
          <w:rFonts w:cs="Arial"/>
          <w:bCs/>
          <w:noProof/>
          <w:szCs w:val="20"/>
        </w:rPr>
        <w:drawing>
          <wp:inline distT="0" distB="0" distL="0" distR="0" wp14:anchorId="0C8DFB6D" wp14:editId="3DCE09BE">
            <wp:extent cx="5943600" cy="6802755"/>
            <wp:effectExtent l="0" t="0" r="0" b="0"/>
            <wp:docPr id="21311501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50103" name="Picture 1" descr="A diagram of a diagram&#10;&#10;Description automatically generated"/>
                    <pic:cNvPicPr/>
                  </pic:nvPicPr>
                  <pic:blipFill>
                    <a:blip r:embed="rId13"/>
                    <a:stretch>
                      <a:fillRect/>
                    </a:stretch>
                  </pic:blipFill>
                  <pic:spPr>
                    <a:xfrm>
                      <a:off x="0" y="0"/>
                      <a:ext cx="5943600" cy="6802755"/>
                    </a:xfrm>
                    <a:prstGeom prst="rect">
                      <a:avLst/>
                    </a:prstGeom>
                  </pic:spPr>
                </pic:pic>
              </a:graphicData>
            </a:graphic>
          </wp:inline>
        </w:drawing>
      </w:r>
    </w:p>
    <w:p w14:paraId="1F7CEB42" w14:textId="77777777" w:rsidR="00CF1DFD" w:rsidRPr="009029CF" w:rsidRDefault="00CF1DFD" w:rsidP="00972AA9">
      <w:pPr>
        <w:rPr>
          <w:rFonts w:cs="Arial"/>
          <w:b/>
          <w:szCs w:val="20"/>
        </w:rPr>
      </w:pPr>
    </w:p>
    <w:p w14:paraId="76C94AA9" w14:textId="77777777" w:rsidR="0073764E" w:rsidRPr="009029CF" w:rsidRDefault="0073764E" w:rsidP="009B10A3">
      <w:pPr>
        <w:pStyle w:val="Caption"/>
        <w:rPr>
          <w:rFonts w:cs="Arial"/>
        </w:rPr>
      </w:pPr>
      <w:bookmarkStart w:id="70" w:name="_Ref162870868"/>
      <w:bookmarkStart w:id="71" w:name="_Ref162870825"/>
      <w:r w:rsidRPr="009029CF">
        <w:rPr>
          <w:rFonts w:cs="Arial"/>
        </w:rPr>
        <w:lastRenderedPageBreak/>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3</w:t>
      </w:r>
      <w:r w:rsidRPr="009029CF">
        <w:rPr>
          <w:rFonts w:cs="Arial"/>
          <w:noProof/>
        </w:rPr>
        <w:fldChar w:fldCharType="end"/>
      </w:r>
      <w:bookmarkEnd w:id="70"/>
      <w:r w:rsidRPr="009029CF">
        <w:rPr>
          <w:rFonts w:cs="Arial"/>
        </w:rPr>
        <w:t>: CFA diagrams for NASA TLX instrument from Faulconer, Bolch, and Wood (2022).</w:t>
      </w:r>
      <w:bookmarkEnd w:id="71"/>
    </w:p>
    <w:p w14:paraId="0F2AC4B7" w14:textId="7D398BA4" w:rsidR="0073764E" w:rsidRPr="009029CF" w:rsidRDefault="0073764E" w:rsidP="009B10A3">
      <w:pPr>
        <w:pStyle w:val="Caption"/>
        <w:rPr>
          <w:rFonts w:cs="Arial"/>
        </w:rPr>
      </w:pPr>
      <w:r w:rsidRPr="009029CF">
        <w:rPr>
          <w:rFonts w:cs="Arial"/>
          <w:noProof/>
        </w:rPr>
        <w:drawing>
          <wp:inline distT="0" distB="0" distL="0" distR="0" wp14:anchorId="2330E6C2" wp14:editId="603AF828">
            <wp:extent cx="5943600" cy="7005320"/>
            <wp:effectExtent l="0" t="0" r="0" b="5080"/>
            <wp:docPr id="1265223473"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23473" name="Picture 1" descr="A diagram of a structure&#10;&#10;Description automatically generated with medium confidence"/>
                    <pic:cNvPicPr/>
                  </pic:nvPicPr>
                  <pic:blipFill>
                    <a:blip r:embed="rId14"/>
                    <a:stretch>
                      <a:fillRect/>
                    </a:stretch>
                  </pic:blipFill>
                  <pic:spPr>
                    <a:xfrm>
                      <a:off x="0" y="0"/>
                      <a:ext cx="5943600" cy="7005320"/>
                    </a:xfrm>
                    <a:prstGeom prst="rect">
                      <a:avLst/>
                    </a:prstGeom>
                  </pic:spPr>
                </pic:pic>
              </a:graphicData>
            </a:graphic>
          </wp:inline>
        </w:drawing>
      </w:r>
    </w:p>
    <w:p w14:paraId="1A0877B2" w14:textId="77777777" w:rsidR="000539A1" w:rsidRPr="009029CF" w:rsidRDefault="000539A1" w:rsidP="000539A1">
      <w:pPr>
        <w:rPr>
          <w:rFonts w:cs="Arial"/>
          <w:bCs/>
          <w:szCs w:val="20"/>
        </w:rPr>
      </w:pPr>
    </w:p>
    <w:p w14:paraId="51E4A3D5" w14:textId="77777777" w:rsidR="000539A1" w:rsidRPr="009029CF" w:rsidRDefault="000539A1" w:rsidP="000539A1">
      <w:pPr>
        <w:rPr>
          <w:rFonts w:cs="Arial"/>
          <w:bCs/>
          <w:szCs w:val="20"/>
        </w:rPr>
      </w:pPr>
    </w:p>
    <w:p w14:paraId="1BE41AC0" w14:textId="77777777" w:rsidR="004E338E" w:rsidRPr="009029CF" w:rsidRDefault="004E338E" w:rsidP="000539A1">
      <w:pPr>
        <w:rPr>
          <w:rFonts w:cs="Arial"/>
          <w:szCs w:val="20"/>
        </w:rPr>
      </w:pPr>
      <w:bookmarkStart w:id="72" w:name="_Ref162886211"/>
    </w:p>
    <w:p w14:paraId="582416AD" w14:textId="77777777" w:rsidR="004E338E" w:rsidRPr="009029CF" w:rsidRDefault="004E338E" w:rsidP="000539A1">
      <w:pPr>
        <w:rPr>
          <w:rFonts w:cs="Arial"/>
          <w:szCs w:val="20"/>
        </w:rPr>
      </w:pPr>
    </w:p>
    <w:p w14:paraId="7D737740" w14:textId="77777777" w:rsidR="004E338E" w:rsidRPr="009029CF" w:rsidRDefault="004E338E" w:rsidP="000539A1">
      <w:pPr>
        <w:rPr>
          <w:rFonts w:cs="Arial"/>
          <w:szCs w:val="20"/>
        </w:rPr>
      </w:pPr>
    </w:p>
    <w:p w14:paraId="7BD8B6BD" w14:textId="300D2D82" w:rsidR="000539A1" w:rsidRPr="009029CF" w:rsidRDefault="000539A1" w:rsidP="00325705">
      <w:pPr>
        <w:rPr>
          <w:rFonts w:cs="Arial"/>
          <w:szCs w:val="20"/>
        </w:rPr>
      </w:pPr>
      <w:r w:rsidRPr="009029CF">
        <w:rPr>
          <w:rFonts w:cs="Arial"/>
          <w:szCs w:val="20"/>
        </w:rPr>
        <w:lastRenderedPageBreak/>
        <w:t xml:space="preserve">Figure </w:t>
      </w:r>
      <w:r w:rsidRPr="009029CF">
        <w:rPr>
          <w:rFonts w:cs="Arial"/>
          <w:szCs w:val="20"/>
        </w:rPr>
        <w:fldChar w:fldCharType="begin"/>
      </w:r>
      <w:r w:rsidRPr="009029CF">
        <w:rPr>
          <w:rFonts w:cs="Arial"/>
          <w:szCs w:val="20"/>
        </w:rPr>
        <w:instrText xml:space="preserve"> SEQ Figure \* ARABIC </w:instrText>
      </w:r>
      <w:r w:rsidRPr="009029CF">
        <w:rPr>
          <w:rFonts w:cs="Arial"/>
          <w:szCs w:val="20"/>
        </w:rPr>
        <w:fldChar w:fldCharType="separate"/>
      </w:r>
      <w:r w:rsidRPr="009029CF">
        <w:rPr>
          <w:rFonts w:cs="Arial"/>
          <w:noProof/>
          <w:szCs w:val="20"/>
        </w:rPr>
        <w:t>4</w:t>
      </w:r>
      <w:r w:rsidRPr="009029CF">
        <w:rPr>
          <w:rFonts w:cs="Arial"/>
          <w:noProof/>
          <w:szCs w:val="20"/>
        </w:rPr>
        <w:fldChar w:fldCharType="end"/>
      </w:r>
      <w:bookmarkEnd w:id="72"/>
      <w:r w:rsidRPr="009029CF">
        <w:rPr>
          <w:rFonts w:cs="Arial"/>
          <w:szCs w:val="20"/>
        </w:rPr>
        <w:t>: Initial SEM Model for Community of Inquiry Instrument.</w:t>
      </w:r>
      <w:bookmarkStart w:id="73" w:name="_Ref162886647"/>
      <w:r w:rsidRPr="009029CF">
        <w:rPr>
          <w:rFonts w:cs="Arial"/>
          <w:szCs w:val="20"/>
        </w:rPr>
        <w:t xml:space="preserve">       </w:t>
      </w:r>
      <w:bookmarkEnd w:id="73"/>
      <w:r w:rsidRPr="009029CF">
        <w:rPr>
          <w:rFonts w:cs="Arial"/>
          <w:noProof/>
          <w:szCs w:val="20"/>
        </w:rPr>
        <w:drawing>
          <wp:inline distT="0" distB="0" distL="0" distR="0" wp14:anchorId="1F2CB3B1" wp14:editId="1C1A0788">
            <wp:extent cx="7214337" cy="2305613"/>
            <wp:effectExtent l="0" t="2857" r="2857" b="2858"/>
            <wp:docPr id="6733681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68164" name="Picture 1" descr="A diagram of a flowchart&#10;&#10;Description automatically generated"/>
                    <pic:cNvPicPr/>
                  </pic:nvPicPr>
                  <pic:blipFill>
                    <a:blip r:embed="rId15"/>
                    <a:stretch>
                      <a:fillRect/>
                    </a:stretch>
                  </pic:blipFill>
                  <pic:spPr>
                    <a:xfrm rot="16200000">
                      <a:off x="0" y="0"/>
                      <a:ext cx="7234615" cy="2312094"/>
                    </a:xfrm>
                    <a:prstGeom prst="rect">
                      <a:avLst/>
                    </a:prstGeom>
                  </pic:spPr>
                </pic:pic>
              </a:graphicData>
            </a:graphic>
          </wp:inline>
        </w:drawing>
      </w:r>
    </w:p>
    <w:p w14:paraId="66FDD5FA" w14:textId="77777777" w:rsidR="000539A1" w:rsidRPr="009029CF" w:rsidRDefault="000539A1" w:rsidP="009B10A3">
      <w:pPr>
        <w:pStyle w:val="Caption"/>
        <w:rPr>
          <w:rFonts w:cs="Arial"/>
        </w:rPr>
      </w:pPr>
      <w:bookmarkStart w:id="74" w:name="_Ref164088579"/>
    </w:p>
    <w:p w14:paraId="54A2397D" w14:textId="3A8FBEB8" w:rsidR="004E338E" w:rsidRPr="009029CF" w:rsidDel="00AE12E6" w:rsidRDefault="004E338E" w:rsidP="009B10A3">
      <w:pPr>
        <w:pStyle w:val="Caption"/>
        <w:rPr>
          <w:del w:id="75" w:author="Chamberlain, Darryl" w:date="2025-02-05T17:45:00Z" w16du:dateUtc="2025-02-05T22:45:00Z"/>
          <w:rFonts w:cs="Arial"/>
        </w:rPr>
      </w:pPr>
    </w:p>
    <w:p w14:paraId="671B08A6" w14:textId="434FF70E" w:rsidR="004E338E" w:rsidRPr="009029CF" w:rsidDel="00AE12E6" w:rsidRDefault="004E338E" w:rsidP="009B10A3">
      <w:pPr>
        <w:pStyle w:val="Caption"/>
        <w:rPr>
          <w:del w:id="76" w:author="Chamberlain, Darryl" w:date="2025-02-05T17:45:00Z" w16du:dateUtc="2025-02-05T22:45:00Z"/>
          <w:rFonts w:cs="Arial"/>
        </w:rPr>
      </w:pPr>
    </w:p>
    <w:p w14:paraId="6EA4B403" w14:textId="77777777" w:rsidR="00325705" w:rsidRPr="009029CF" w:rsidRDefault="00325705" w:rsidP="009B10A3">
      <w:pPr>
        <w:pStyle w:val="Caption"/>
        <w:rPr>
          <w:rFonts w:cs="Arial"/>
        </w:rPr>
      </w:pPr>
    </w:p>
    <w:p w14:paraId="0DCE0864" w14:textId="77777777" w:rsidR="00325705" w:rsidRPr="009029CF" w:rsidRDefault="00325705" w:rsidP="00325705">
      <w:pPr>
        <w:rPr>
          <w:rFonts w:cs="Arial"/>
          <w:szCs w:val="20"/>
        </w:rPr>
      </w:pPr>
    </w:p>
    <w:p w14:paraId="79429E21" w14:textId="77777777" w:rsidR="00325705" w:rsidRPr="009029CF" w:rsidRDefault="00325705" w:rsidP="00325705">
      <w:pPr>
        <w:rPr>
          <w:rFonts w:cs="Arial"/>
          <w:szCs w:val="20"/>
        </w:rPr>
      </w:pPr>
    </w:p>
    <w:p w14:paraId="5D5A0580" w14:textId="3C495715" w:rsidR="00325705" w:rsidRPr="009029CF" w:rsidDel="00AE12E6" w:rsidRDefault="00325705" w:rsidP="00325705">
      <w:pPr>
        <w:rPr>
          <w:del w:id="77" w:author="Chamberlain, Darryl" w:date="2025-02-05T17:45:00Z" w16du:dateUtc="2025-02-05T22:45:00Z"/>
          <w:rFonts w:cs="Arial"/>
          <w:szCs w:val="20"/>
        </w:rPr>
      </w:pPr>
    </w:p>
    <w:p w14:paraId="2EE3D0CB" w14:textId="77777777" w:rsidR="00325705" w:rsidRPr="009029CF" w:rsidDel="00AE12E6" w:rsidRDefault="00325705" w:rsidP="009B10A3">
      <w:pPr>
        <w:pStyle w:val="Caption"/>
        <w:rPr>
          <w:del w:id="78" w:author="Chamberlain, Darryl" w:date="2025-02-05T17:45:00Z" w16du:dateUtc="2025-02-05T22:45:00Z"/>
          <w:rFonts w:cs="Arial"/>
        </w:rPr>
      </w:pPr>
    </w:p>
    <w:p w14:paraId="5234D0AB" w14:textId="3F9AC0D0" w:rsidR="000539A1" w:rsidRPr="009029CF" w:rsidRDefault="000539A1" w:rsidP="009B10A3">
      <w:pPr>
        <w:pStyle w:val="Caption"/>
        <w:rPr>
          <w:rFonts w:eastAsia="Times New Roman" w:cs="Arial"/>
          <w:noProof/>
        </w:rPr>
      </w:pPr>
      <w:r w:rsidRPr="009029CF">
        <w:rPr>
          <w:rFonts w:cs="Arial"/>
        </w:rPr>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5</w:t>
      </w:r>
      <w:r w:rsidRPr="009029CF">
        <w:rPr>
          <w:rFonts w:cs="Arial"/>
          <w:noProof/>
        </w:rPr>
        <w:fldChar w:fldCharType="end"/>
      </w:r>
      <w:bookmarkEnd w:id="74"/>
      <w:r w:rsidRPr="009029CF">
        <w:rPr>
          <w:rFonts w:cs="Arial"/>
        </w:rPr>
        <w:t>: SEM Model for Community of Inquiry with Intermediate Latent Variables.</w:t>
      </w:r>
    </w:p>
    <w:p w14:paraId="3669E9C4" w14:textId="1839C64B" w:rsidR="000539A1" w:rsidRPr="009029CF" w:rsidRDefault="000539A1" w:rsidP="009B10A3">
      <w:pPr>
        <w:pStyle w:val="Caption"/>
        <w:rPr>
          <w:rFonts w:cs="Arial"/>
        </w:rPr>
      </w:pPr>
      <w:r w:rsidRPr="009029CF">
        <w:rPr>
          <w:rFonts w:cs="Arial"/>
          <w:noProof/>
        </w:rPr>
        <w:drawing>
          <wp:inline distT="0" distB="0" distL="0" distR="0" wp14:anchorId="7B78E6A9" wp14:editId="6CB1F8EB">
            <wp:extent cx="7665951" cy="3562873"/>
            <wp:effectExtent l="0" t="5715" r="5715" b="5715"/>
            <wp:docPr id="19864030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3035" name="Picture 1"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705347" cy="3581183"/>
                    </a:xfrm>
                    <a:prstGeom prst="rect">
                      <a:avLst/>
                    </a:prstGeom>
                  </pic:spPr>
                </pic:pic>
              </a:graphicData>
            </a:graphic>
          </wp:inline>
        </w:drawing>
      </w:r>
    </w:p>
    <w:p w14:paraId="1E98C5C0" w14:textId="77777777" w:rsidR="00325705" w:rsidRPr="009029CF" w:rsidRDefault="00325705" w:rsidP="009B10A3">
      <w:pPr>
        <w:pStyle w:val="Caption"/>
        <w:rPr>
          <w:rFonts w:cs="Arial"/>
        </w:rPr>
      </w:pPr>
      <w:bookmarkStart w:id="79" w:name="_Ref162890818"/>
    </w:p>
    <w:p w14:paraId="6BEA7FF4" w14:textId="77777777" w:rsidR="00325705" w:rsidRPr="009029CF" w:rsidDel="00AE12E6" w:rsidRDefault="00325705" w:rsidP="009B10A3">
      <w:pPr>
        <w:pStyle w:val="Caption"/>
        <w:rPr>
          <w:del w:id="80" w:author="Chamberlain, Darryl" w:date="2025-02-05T17:45:00Z" w16du:dateUtc="2025-02-05T22:45:00Z"/>
          <w:rFonts w:cs="Arial"/>
        </w:rPr>
      </w:pPr>
    </w:p>
    <w:p w14:paraId="73835662" w14:textId="77777777" w:rsidR="00325705" w:rsidRPr="009029CF" w:rsidDel="00AE12E6" w:rsidRDefault="00325705" w:rsidP="009B10A3">
      <w:pPr>
        <w:pStyle w:val="Caption"/>
        <w:rPr>
          <w:del w:id="81" w:author="Chamberlain, Darryl" w:date="2025-02-05T17:45:00Z" w16du:dateUtc="2025-02-05T22:45:00Z"/>
          <w:rFonts w:cs="Arial"/>
        </w:rPr>
      </w:pPr>
    </w:p>
    <w:p w14:paraId="6083842B" w14:textId="77777777" w:rsidR="00325705" w:rsidRPr="009029CF" w:rsidDel="00AE12E6" w:rsidRDefault="00325705" w:rsidP="009B10A3">
      <w:pPr>
        <w:pStyle w:val="Caption"/>
        <w:rPr>
          <w:del w:id="82" w:author="Chamberlain, Darryl" w:date="2025-02-05T17:45:00Z" w16du:dateUtc="2025-02-05T22:45:00Z"/>
          <w:rFonts w:cs="Arial"/>
        </w:rPr>
      </w:pPr>
    </w:p>
    <w:p w14:paraId="2C1E6AD7" w14:textId="77777777" w:rsidR="00325705" w:rsidRPr="009029CF" w:rsidDel="00AE12E6" w:rsidRDefault="00325705" w:rsidP="009B10A3">
      <w:pPr>
        <w:pStyle w:val="Caption"/>
        <w:rPr>
          <w:del w:id="83" w:author="Chamberlain, Darryl" w:date="2025-02-05T17:45:00Z" w16du:dateUtc="2025-02-05T22:45:00Z"/>
          <w:rFonts w:cs="Arial"/>
        </w:rPr>
      </w:pPr>
    </w:p>
    <w:p w14:paraId="562E7FA2" w14:textId="77777777" w:rsidR="00325705" w:rsidRPr="009029CF" w:rsidDel="00AE12E6" w:rsidRDefault="00325705" w:rsidP="009B10A3">
      <w:pPr>
        <w:pStyle w:val="Caption"/>
        <w:rPr>
          <w:del w:id="84" w:author="Chamberlain, Darryl" w:date="2025-02-05T17:45:00Z" w16du:dateUtc="2025-02-05T22:45:00Z"/>
          <w:rFonts w:cs="Arial"/>
        </w:rPr>
      </w:pPr>
    </w:p>
    <w:p w14:paraId="752CE18A" w14:textId="25F57FA4" w:rsidR="00AB4071" w:rsidRPr="009029CF" w:rsidRDefault="00AB4071" w:rsidP="009B10A3">
      <w:pPr>
        <w:pStyle w:val="Caption"/>
        <w:rPr>
          <w:rFonts w:cs="Arial"/>
        </w:rPr>
      </w:pPr>
      <w:r w:rsidRPr="009029CF">
        <w:rPr>
          <w:rFonts w:cs="Arial"/>
        </w:rPr>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6</w:t>
      </w:r>
      <w:r w:rsidRPr="009029CF">
        <w:rPr>
          <w:rFonts w:cs="Arial"/>
          <w:noProof/>
        </w:rPr>
        <w:fldChar w:fldCharType="end"/>
      </w:r>
      <w:bookmarkEnd w:id="79"/>
      <w:r w:rsidRPr="009029CF">
        <w:rPr>
          <w:rFonts w:cs="Arial"/>
        </w:rPr>
        <w:t>: Initial SEM model for Cognitive Load based on Faulconer, Bolch, and Wood (2022).</w:t>
      </w:r>
    </w:p>
    <w:p w14:paraId="784CCAEF" w14:textId="17F5C0E1" w:rsidR="00AB4071" w:rsidRPr="009029CF" w:rsidRDefault="00AB4071" w:rsidP="009B10A3">
      <w:pPr>
        <w:pStyle w:val="Caption"/>
        <w:rPr>
          <w:rFonts w:cs="Arial"/>
        </w:rPr>
      </w:pPr>
      <w:r w:rsidRPr="009029CF">
        <w:rPr>
          <w:rFonts w:cs="Arial"/>
          <w:noProof/>
        </w:rPr>
        <w:drawing>
          <wp:inline distT="0" distB="0" distL="0" distR="0" wp14:anchorId="592A6DFE" wp14:editId="785FCA8E">
            <wp:extent cx="7845955" cy="2614397"/>
            <wp:effectExtent l="5715" t="0" r="8890" b="8890"/>
            <wp:docPr id="6927520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2014" name="Picture 1" descr="A diagram of a diagram&#10;&#10;Description automatically generated"/>
                    <pic:cNvPicPr/>
                  </pic:nvPicPr>
                  <pic:blipFill>
                    <a:blip r:embed="rId17"/>
                    <a:stretch>
                      <a:fillRect/>
                    </a:stretch>
                  </pic:blipFill>
                  <pic:spPr>
                    <a:xfrm rot="16200000">
                      <a:off x="0" y="0"/>
                      <a:ext cx="7901964" cy="2633060"/>
                    </a:xfrm>
                    <a:prstGeom prst="rect">
                      <a:avLst/>
                    </a:prstGeom>
                  </pic:spPr>
                </pic:pic>
              </a:graphicData>
            </a:graphic>
          </wp:inline>
        </w:drawing>
      </w:r>
    </w:p>
    <w:p w14:paraId="49F52478" w14:textId="22F094E6" w:rsidR="0052258C" w:rsidRPr="009029CF" w:rsidDel="00AE12E6" w:rsidRDefault="0052258C" w:rsidP="0052258C">
      <w:pPr>
        <w:rPr>
          <w:del w:id="85" w:author="Chamberlain, Darryl" w:date="2025-02-05T17:46:00Z" w16du:dateUtc="2025-02-05T22:46:00Z"/>
          <w:rFonts w:cs="Arial"/>
          <w:szCs w:val="20"/>
        </w:rPr>
      </w:pPr>
    </w:p>
    <w:p w14:paraId="5B3AD96D" w14:textId="60207681" w:rsidR="0052258C" w:rsidRPr="009029CF" w:rsidRDefault="0052258C" w:rsidP="009B10A3">
      <w:pPr>
        <w:pStyle w:val="Caption"/>
        <w:rPr>
          <w:rFonts w:cs="Arial"/>
        </w:rPr>
      </w:pPr>
      <w:bookmarkStart w:id="86" w:name="_Ref162891076"/>
      <w:bookmarkStart w:id="87" w:name="_Ref163031967"/>
      <w:r w:rsidRPr="009029CF">
        <w:rPr>
          <w:rFonts w:cs="Arial"/>
        </w:rPr>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7</w:t>
      </w:r>
      <w:r w:rsidRPr="009029CF">
        <w:rPr>
          <w:rFonts w:cs="Arial"/>
          <w:noProof/>
        </w:rPr>
        <w:fldChar w:fldCharType="end"/>
      </w:r>
      <w:bookmarkEnd w:id="86"/>
      <w:r w:rsidRPr="009029CF">
        <w:rPr>
          <w:rFonts w:cs="Arial"/>
        </w:rPr>
        <w:t xml:space="preserve">: SEM model for Cognitive Load by applying </w:t>
      </w:r>
      <w:proofErr w:type="gramStart"/>
      <w:r w:rsidRPr="009029CF">
        <w:rPr>
          <w:rFonts w:cs="Arial"/>
        </w:rPr>
        <w:t>a mixed</w:t>
      </w:r>
      <w:proofErr w:type="gramEnd"/>
      <w:r w:rsidRPr="009029CF">
        <w:rPr>
          <w:rFonts w:cs="Arial"/>
        </w:rPr>
        <w:t xml:space="preserve"> loading to the five latent factors.</w:t>
      </w:r>
      <w:bookmarkEnd w:id="87"/>
    </w:p>
    <w:p w14:paraId="25C1609D" w14:textId="06A42408" w:rsidR="0052258C" w:rsidRPr="009029CF" w:rsidDel="00AE12E6" w:rsidRDefault="0052258C" w:rsidP="009B10A3">
      <w:pPr>
        <w:pStyle w:val="Caption"/>
        <w:rPr>
          <w:del w:id="88" w:author="Chamberlain, Darryl" w:date="2025-02-05T17:46:00Z" w16du:dateUtc="2025-02-05T22:46:00Z"/>
          <w:rFonts w:cs="Arial"/>
        </w:rPr>
      </w:pPr>
      <w:r w:rsidRPr="009029CF">
        <w:rPr>
          <w:rFonts w:cs="Arial"/>
          <w:noProof/>
        </w:rPr>
        <w:drawing>
          <wp:inline distT="0" distB="0" distL="0" distR="0" wp14:anchorId="6206F4D6" wp14:editId="278AB80C">
            <wp:extent cx="7792957" cy="2414816"/>
            <wp:effectExtent l="3175" t="0" r="1905" b="1905"/>
            <wp:docPr id="4919163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6306" name="Picture 1" descr="A diagram of a diagram&#10;&#10;Description automatically generated"/>
                    <pic:cNvPicPr/>
                  </pic:nvPicPr>
                  <pic:blipFill>
                    <a:blip r:embed="rId18"/>
                    <a:stretch>
                      <a:fillRect/>
                    </a:stretch>
                  </pic:blipFill>
                  <pic:spPr>
                    <a:xfrm rot="16200000">
                      <a:off x="0" y="0"/>
                      <a:ext cx="7826159" cy="2425104"/>
                    </a:xfrm>
                    <a:prstGeom prst="rect">
                      <a:avLst/>
                    </a:prstGeom>
                  </pic:spPr>
                </pic:pic>
              </a:graphicData>
            </a:graphic>
          </wp:inline>
        </w:drawing>
      </w:r>
    </w:p>
    <w:p w14:paraId="01576D11" w14:textId="77777777" w:rsidR="00EA7C76" w:rsidDel="00AE12E6" w:rsidRDefault="00EA7C76" w:rsidP="009B10A3">
      <w:pPr>
        <w:pStyle w:val="Caption"/>
        <w:rPr>
          <w:del w:id="89" w:author="Chamberlain, Darryl" w:date="2025-02-05T17:46:00Z" w16du:dateUtc="2025-02-05T22:46:00Z"/>
          <w:rFonts w:cs="Arial"/>
        </w:rPr>
      </w:pPr>
      <w:bookmarkStart w:id="90" w:name="_Ref164079152"/>
    </w:p>
    <w:p w14:paraId="225605EF" w14:textId="77777777" w:rsidR="00AE12E6" w:rsidRPr="00AE12E6" w:rsidRDefault="00AE12E6">
      <w:pPr>
        <w:rPr>
          <w:ins w:id="91" w:author="Chamberlain, Darryl" w:date="2025-02-05T17:46:00Z" w16du:dateUtc="2025-02-05T22:46:00Z"/>
        </w:rPr>
        <w:pPrChange w:id="92" w:author="Chamberlain, Darryl" w:date="2025-02-05T17:46:00Z" w16du:dateUtc="2025-02-05T22:46:00Z">
          <w:pPr>
            <w:pStyle w:val="Caption"/>
          </w:pPr>
        </w:pPrChange>
      </w:pPr>
    </w:p>
    <w:p w14:paraId="1FFC06C6" w14:textId="77777777" w:rsidR="00EA7C76" w:rsidRPr="009029CF" w:rsidDel="00AE12E6" w:rsidRDefault="00EA7C76" w:rsidP="009B10A3">
      <w:pPr>
        <w:pStyle w:val="Caption"/>
        <w:rPr>
          <w:del w:id="93" w:author="Chamberlain, Darryl" w:date="2025-02-05T17:46:00Z" w16du:dateUtc="2025-02-05T22:46:00Z"/>
          <w:rFonts w:cs="Arial"/>
        </w:rPr>
      </w:pPr>
    </w:p>
    <w:p w14:paraId="6CDC5A03" w14:textId="77777777" w:rsidR="00EA7C76" w:rsidRPr="009029CF" w:rsidDel="00AE12E6" w:rsidRDefault="00EA7C76" w:rsidP="009B10A3">
      <w:pPr>
        <w:pStyle w:val="Caption"/>
        <w:rPr>
          <w:del w:id="94" w:author="Chamberlain, Darryl" w:date="2025-02-05T17:46:00Z" w16du:dateUtc="2025-02-05T22:46:00Z"/>
          <w:rFonts w:cs="Arial"/>
        </w:rPr>
      </w:pPr>
    </w:p>
    <w:p w14:paraId="3AA599ED" w14:textId="77777777" w:rsidR="00EA7C76" w:rsidRPr="009029CF" w:rsidDel="00AE12E6" w:rsidRDefault="00EA7C76" w:rsidP="009B10A3">
      <w:pPr>
        <w:pStyle w:val="Caption"/>
        <w:rPr>
          <w:del w:id="95" w:author="Chamberlain, Darryl" w:date="2025-02-05T17:46:00Z" w16du:dateUtc="2025-02-05T22:46:00Z"/>
          <w:rFonts w:cs="Arial"/>
        </w:rPr>
      </w:pPr>
    </w:p>
    <w:p w14:paraId="1B8B3564" w14:textId="77777777" w:rsidR="00EA7C76" w:rsidRPr="009029CF" w:rsidDel="00AE12E6" w:rsidRDefault="00EA7C76" w:rsidP="009B10A3">
      <w:pPr>
        <w:pStyle w:val="Caption"/>
        <w:rPr>
          <w:del w:id="96" w:author="Chamberlain, Darryl" w:date="2025-02-05T17:46:00Z" w16du:dateUtc="2025-02-05T22:46:00Z"/>
          <w:rFonts w:cs="Arial"/>
        </w:rPr>
      </w:pPr>
    </w:p>
    <w:p w14:paraId="057EB406" w14:textId="77777777" w:rsidR="00EA7C76" w:rsidRPr="009029CF" w:rsidDel="00AE12E6" w:rsidRDefault="00EA7C76" w:rsidP="009B10A3">
      <w:pPr>
        <w:pStyle w:val="Caption"/>
        <w:rPr>
          <w:del w:id="97" w:author="Chamberlain, Darryl" w:date="2025-02-05T17:46:00Z" w16du:dateUtc="2025-02-05T22:46:00Z"/>
          <w:rFonts w:cs="Arial"/>
        </w:rPr>
      </w:pPr>
    </w:p>
    <w:p w14:paraId="1B5FA561" w14:textId="77777777" w:rsidR="00EA7C76" w:rsidRPr="009029CF" w:rsidDel="00AE12E6" w:rsidRDefault="00EA7C76" w:rsidP="009B10A3">
      <w:pPr>
        <w:pStyle w:val="Caption"/>
        <w:rPr>
          <w:del w:id="98" w:author="Chamberlain, Darryl" w:date="2025-02-05T17:46:00Z" w16du:dateUtc="2025-02-05T22:46:00Z"/>
          <w:rFonts w:cs="Arial"/>
        </w:rPr>
      </w:pPr>
    </w:p>
    <w:p w14:paraId="76CDD7A3" w14:textId="68CCFF01" w:rsidR="0026448E" w:rsidRPr="009029CF" w:rsidRDefault="0026448E" w:rsidP="009B10A3">
      <w:pPr>
        <w:pStyle w:val="Caption"/>
        <w:rPr>
          <w:rFonts w:cs="Arial"/>
        </w:rPr>
      </w:pPr>
      <w:r w:rsidRPr="009029CF">
        <w:rPr>
          <w:rFonts w:cs="Arial"/>
        </w:rPr>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8</w:t>
      </w:r>
      <w:r w:rsidRPr="009029CF">
        <w:rPr>
          <w:rFonts w:cs="Arial"/>
          <w:noProof/>
        </w:rPr>
        <w:fldChar w:fldCharType="end"/>
      </w:r>
      <w:bookmarkEnd w:id="90"/>
      <w:r w:rsidRPr="009029CF">
        <w:rPr>
          <w:rFonts w:cs="Arial"/>
        </w:rPr>
        <w:t>: Graphical representation of covariance between latent factors related to Cognitive Load.</w:t>
      </w:r>
    </w:p>
    <w:p w14:paraId="16A8DC8B" w14:textId="77777777" w:rsidR="009B10A3" w:rsidRPr="009029CF" w:rsidRDefault="0026448E" w:rsidP="009B10A3">
      <w:pPr>
        <w:rPr>
          <w:rFonts w:cs="Arial"/>
          <w:szCs w:val="20"/>
        </w:rPr>
      </w:pPr>
      <w:r w:rsidRPr="009029CF">
        <w:rPr>
          <w:rFonts w:cs="Arial"/>
          <w:bCs/>
          <w:noProof/>
          <w:szCs w:val="20"/>
        </w:rPr>
        <w:drawing>
          <wp:inline distT="0" distB="0" distL="0" distR="0" wp14:anchorId="544BE868" wp14:editId="2741410B">
            <wp:extent cx="5943600" cy="2033905"/>
            <wp:effectExtent l="0" t="0" r="0" b="4445"/>
            <wp:docPr id="1470161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6146" name="Picture 1" descr="A diagram of a diagram&#10;&#10;Description automatically generated"/>
                    <pic:cNvPicPr/>
                  </pic:nvPicPr>
                  <pic:blipFill>
                    <a:blip r:embed="rId19"/>
                    <a:stretch>
                      <a:fillRect/>
                    </a:stretch>
                  </pic:blipFill>
                  <pic:spPr>
                    <a:xfrm>
                      <a:off x="0" y="0"/>
                      <a:ext cx="5943600" cy="2033905"/>
                    </a:xfrm>
                    <a:prstGeom prst="rect">
                      <a:avLst/>
                    </a:prstGeom>
                  </pic:spPr>
                </pic:pic>
              </a:graphicData>
            </a:graphic>
          </wp:inline>
        </w:drawing>
      </w:r>
      <w:bookmarkStart w:id="99" w:name="_Ref163047682"/>
    </w:p>
    <w:p w14:paraId="0845B653" w14:textId="77777777" w:rsidR="009B10A3" w:rsidRPr="009029CF" w:rsidRDefault="009B10A3" w:rsidP="009B10A3">
      <w:pPr>
        <w:rPr>
          <w:rFonts w:cs="Arial"/>
          <w:szCs w:val="20"/>
        </w:rPr>
      </w:pPr>
    </w:p>
    <w:p w14:paraId="25B7B220" w14:textId="67216C54" w:rsidR="00621AD6" w:rsidRPr="009029CF" w:rsidRDefault="00621AD6" w:rsidP="009B10A3">
      <w:pPr>
        <w:rPr>
          <w:rFonts w:cs="Arial"/>
          <w:szCs w:val="20"/>
        </w:rPr>
      </w:pPr>
      <w:r w:rsidRPr="009029CF">
        <w:rPr>
          <w:rFonts w:cs="Arial"/>
          <w:szCs w:val="20"/>
        </w:rPr>
        <w:t xml:space="preserve">Figure </w:t>
      </w:r>
      <w:r w:rsidRPr="009029CF">
        <w:rPr>
          <w:rFonts w:cs="Arial"/>
          <w:szCs w:val="20"/>
        </w:rPr>
        <w:fldChar w:fldCharType="begin"/>
      </w:r>
      <w:r w:rsidRPr="009029CF">
        <w:rPr>
          <w:rFonts w:cs="Arial"/>
          <w:szCs w:val="20"/>
        </w:rPr>
        <w:instrText xml:space="preserve"> SEQ Figure \* ARABIC </w:instrText>
      </w:r>
      <w:r w:rsidRPr="009029CF">
        <w:rPr>
          <w:rFonts w:cs="Arial"/>
          <w:szCs w:val="20"/>
        </w:rPr>
        <w:fldChar w:fldCharType="separate"/>
      </w:r>
      <w:r w:rsidRPr="009029CF">
        <w:rPr>
          <w:rFonts w:cs="Arial"/>
          <w:noProof/>
          <w:szCs w:val="20"/>
        </w:rPr>
        <w:t>9</w:t>
      </w:r>
      <w:r w:rsidRPr="009029CF">
        <w:rPr>
          <w:rFonts w:cs="Arial"/>
          <w:noProof/>
          <w:szCs w:val="20"/>
        </w:rPr>
        <w:fldChar w:fldCharType="end"/>
      </w:r>
      <w:bookmarkEnd w:id="99"/>
      <w:r w:rsidRPr="009029CF">
        <w:rPr>
          <w:rFonts w:cs="Arial"/>
          <w:szCs w:val="20"/>
        </w:rPr>
        <w:t>: SEM model for grade-related latent factor as identified by Exploratory Factor Analysis.</w:t>
      </w:r>
      <w:r w:rsidRPr="009029CF">
        <w:rPr>
          <w:rFonts w:cs="Arial"/>
          <w:bCs/>
          <w:noProof/>
          <w:szCs w:val="20"/>
        </w:rPr>
        <w:drawing>
          <wp:inline distT="0" distB="0" distL="0" distR="0" wp14:anchorId="33D112F0" wp14:editId="0CA75B8D">
            <wp:extent cx="3425628" cy="1391478"/>
            <wp:effectExtent l="0" t="0" r="3810" b="0"/>
            <wp:docPr id="2002628083" name="Picture 1" descr="A diagram of a course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28083" name="Picture 1" descr="A diagram of a course score&#10;&#10;Description automatically generated"/>
                    <pic:cNvPicPr/>
                  </pic:nvPicPr>
                  <pic:blipFill>
                    <a:blip r:embed="rId20"/>
                    <a:stretch>
                      <a:fillRect/>
                    </a:stretch>
                  </pic:blipFill>
                  <pic:spPr>
                    <a:xfrm>
                      <a:off x="0" y="0"/>
                      <a:ext cx="3524121" cy="1431486"/>
                    </a:xfrm>
                    <a:prstGeom prst="rect">
                      <a:avLst/>
                    </a:prstGeom>
                  </pic:spPr>
                </pic:pic>
              </a:graphicData>
            </a:graphic>
          </wp:inline>
        </w:drawing>
      </w:r>
    </w:p>
    <w:p w14:paraId="355CB00E" w14:textId="77777777" w:rsidR="006C00C7" w:rsidRPr="009029CF" w:rsidRDefault="006C00C7" w:rsidP="009B10A3">
      <w:pPr>
        <w:pStyle w:val="Caption"/>
        <w:rPr>
          <w:rFonts w:cs="Arial"/>
          <w:i/>
          <w:iCs/>
        </w:rPr>
      </w:pPr>
      <w:bookmarkStart w:id="100" w:name="_Ref163044359"/>
      <w:r w:rsidRPr="009029CF">
        <w:rPr>
          <w:rFonts w:cs="Arial"/>
        </w:rPr>
        <w:lastRenderedPageBreak/>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10</w:t>
      </w:r>
      <w:r w:rsidRPr="009029CF">
        <w:rPr>
          <w:rFonts w:cs="Arial"/>
          <w:noProof/>
        </w:rPr>
        <w:fldChar w:fldCharType="end"/>
      </w:r>
      <w:bookmarkEnd w:id="100"/>
      <w:r w:rsidRPr="009029CF">
        <w:rPr>
          <w:rFonts w:cs="Arial"/>
        </w:rPr>
        <w:t>: SEM model from Exploratory Factor Analysis with all measurable values.</w:t>
      </w:r>
    </w:p>
    <w:p w14:paraId="3F1D2A34" w14:textId="1E2A1461" w:rsidR="006C00C7" w:rsidRPr="009029CF" w:rsidRDefault="006C00C7" w:rsidP="009B10A3">
      <w:pPr>
        <w:pStyle w:val="Caption"/>
        <w:rPr>
          <w:rFonts w:cs="Arial"/>
        </w:rPr>
      </w:pPr>
      <w:r w:rsidRPr="009029CF">
        <w:rPr>
          <w:rFonts w:cs="Arial"/>
          <w:noProof/>
        </w:rPr>
        <w:drawing>
          <wp:inline distT="0" distB="0" distL="0" distR="0" wp14:anchorId="4F5C7E9E" wp14:editId="1332DC03">
            <wp:extent cx="7806048" cy="4390210"/>
            <wp:effectExtent l="0" t="6668" r="0" b="0"/>
            <wp:docPr id="428465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6531" name="Picture 1" descr="A diagram of a network&#10;&#10;Description automatically generated"/>
                    <pic:cNvPicPr/>
                  </pic:nvPicPr>
                  <pic:blipFill>
                    <a:blip r:embed="rId21"/>
                    <a:stretch>
                      <a:fillRect/>
                    </a:stretch>
                  </pic:blipFill>
                  <pic:spPr>
                    <a:xfrm rot="16200000">
                      <a:off x="0" y="0"/>
                      <a:ext cx="7834301" cy="4406100"/>
                    </a:xfrm>
                    <a:prstGeom prst="rect">
                      <a:avLst/>
                    </a:prstGeom>
                  </pic:spPr>
                </pic:pic>
              </a:graphicData>
            </a:graphic>
          </wp:inline>
        </w:drawing>
      </w:r>
    </w:p>
    <w:p w14:paraId="6C26F7C7" w14:textId="77777777" w:rsidR="00510F04" w:rsidDel="00AE12E6" w:rsidRDefault="00510F04" w:rsidP="009B10A3">
      <w:pPr>
        <w:pStyle w:val="Caption"/>
        <w:rPr>
          <w:del w:id="101" w:author="Chamberlain, Darryl" w:date="2025-02-05T17:46:00Z" w16du:dateUtc="2025-02-05T22:46:00Z"/>
          <w:rFonts w:cs="Arial"/>
        </w:rPr>
      </w:pPr>
      <w:bookmarkStart w:id="102" w:name="_Ref163047853"/>
    </w:p>
    <w:p w14:paraId="49187D90" w14:textId="77777777" w:rsidR="00510F04" w:rsidDel="00AE12E6" w:rsidRDefault="00510F04" w:rsidP="009B10A3">
      <w:pPr>
        <w:pStyle w:val="Caption"/>
        <w:rPr>
          <w:del w:id="103" w:author="Chamberlain, Darryl" w:date="2025-02-05T17:46:00Z" w16du:dateUtc="2025-02-05T22:46:00Z"/>
          <w:rFonts w:cs="Arial"/>
        </w:rPr>
      </w:pPr>
    </w:p>
    <w:p w14:paraId="4C3B3E0F" w14:textId="77777777" w:rsidR="00510F04" w:rsidDel="00AE12E6" w:rsidRDefault="00510F04" w:rsidP="009B10A3">
      <w:pPr>
        <w:pStyle w:val="Caption"/>
        <w:rPr>
          <w:del w:id="104" w:author="Chamberlain, Darryl" w:date="2025-02-05T17:46:00Z" w16du:dateUtc="2025-02-05T22:46:00Z"/>
          <w:rFonts w:cs="Arial"/>
        </w:rPr>
      </w:pPr>
    </w:p>
    <w:p w14:paraId="0634CFD4" w14:textId="77777777" w:rsidR="00510F04" w:rsidDel="00AE12E6" w:rsidRDefault="00510F04" w:rsidP="009B10A3">
      <w:pPr>
        <w:pStyle w:val="Caption"/>
        <w:rPr>
          <w:del w:id="105" w:author="Chamberlain, Darryl" w:date="2025-02-05T17:46:00Z" w16du:dateUtc="2025-02-05T22:46:00Z"/>
          <w:rFonts w:cs="Arial"/>
        </w:rPr>
      </w:pPr>
    </w:p>
    <w:p w14:paraId="5EB1D15A" w14:textId="77777777" w:rsidR="00510F04" w:rsidDel="00AE12E6" w:rsidRDefault="00510F04" w:rsidP="009B10A3">
      <w:pPr>
        <w:pStyle w:val="Caption"/>
        <w:rPr>
          <w:del w:id="106" w:author="Chamberlain, Darryl" w:date="2025-02-05T17:46:00Z" w16du:dateUtc="2025-02-05T22:46:00Z"/>
          <w:rFonts w:cs="Arial"/>
        </w:rPr>
      </w:pPr>
    </w:p>
    <w:p w14:paraId="702F2499" w14:textId="77777777" w:rsidR="00510F04" w:rsidDel="00AE12E6" w:rsidRDefault="00510F04" w:rsidP="009B10A3">
      <w:pPr>
        <w:pStyle w:val="Caption"/>
        <w:rPr>
          <w:del w:id="107" w:author="Chamberlain, Darryl" w:date="2025-02-05T17:46:00Z" w16du:dateUtc="2025-02-05T22:46:00Z"/>
          <w:rFonts w:cs="Arial"/>
        </w:rPr>
      </w:pPr>
    </w:p>
    <w:p w14:paraId="45F5879F" w14:textId="66B95CEF" w:rsidR="006C00C7" w:rsidRPr="009029CF" w:rsidRDefault="006C00C7" w:rsidP="009B10A3">
      <w:pPr>
        <w:pStyle w:val="Caption"/>
        <w:rPr>
          <w:rFonts w:cs="Arial"/>
        </w:rPr>
      </w:pPr>
      <w:r w:rsidRPr="009029CF">
        <w:rPr>
          <w:rFonts w:cs="Arial"/>
        </w:rPr>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11</w:t>
      </w:r>
      <w:r w:rsidRPr="009029CF">
        <w:rPr>
          <w:rFonts w:cs="Arial"/>
          <w:noProof/>
        </w:rPr>
        <w:fldChar w:fldCharType="end"/>
      </w:r>
      <w:bookmarkEnd w:id="102"/>
      <w:r w:rsidRPr="009029CF">
        <w:rPr>
          <w:rFonts w:cs="Arial"/>
        </w:rPr>
        <w:t>: SEM Model based on best-fit SEM Models for Community of Inquiry, Cognitive Load, and Grades individually.</w:t>
      </w:r>
    </w:p>
    <w:p w14:paraId="49726E12" w14:textId="5E958084" w:rsidR="006C00C7" w:rsidDel="00AE12E6" w:rsidRDefault="006C00C7" w:rsidP="009B10A3">
      <w:pPr>
        <w:pStyle w:val="Caption"/>
        <w:rPr>
          <w:del w:id="108" w:author="Chamberlain, Darryl" w:date="2025-02-05T17:47:00Z" w16du:dateUtc="2025-02-05T22:47:00Z"/>
          <w:rFonts w:cs="Arial"/>
        </w:rPr>
      </w:pPr>
      <w:r w:rsidRPr="009029CF">
        <w:rPr>
          <w:rFonts w:cs="Arial"/>
          <w:noProof/>
        </w:rPr>
        <w:drawing>
          <wp:inline distT="0" distB="0" distL="0" distR="0" wp14:anchorId="28703F51" wp14:editId="0EAE9EAA">
            <wp:extent cx="7683578" cy="2071492"/>
            <wp:effectExtent l="5715" t="0" r="0" b="0"/>
            <wp:docPr id="835734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412" name="Picture 1" descr="A diagram of a diagram&#10;&#10;Description automatically generated"/>
                    <pic:cNvPicPr/>
                  </pic:nvPicPr>
                  <pic:blipFill>
                    <a:blip r:embed="rId22"/>
                    <a:stretch>
                      <a:fillRect/>
                    </a:stretch>
                  </pic:blipFill>
                  <pic:spPr>
                    <a:xfrm rot="16200000">
                      <a:off x="0" y="0"/>
                      <a:ext cx="7713543" cy="2079570"/>
                    </a:xfrm>
                    <a:prstGeom prst="rect">
                      <a:avLst/>
                    </a:prstGeom>
                  </pic:spPr>
                </pic:pic>
              </a:graphicData>
            </a:graphic>
          </wp:inline>
        </w:drawing>
      </w:r>
    </w:p>
    <w:p w14:paraId="0B45314E" w14:textId="77777777" w:rsidR="00AE12E6" w:rsidRPr="00AE12E6" w:rsidRDefault="00AE12E6">
      <w:pPr>
        <w:rPr>
          <w:ins w:id="109" w:author="Chamberlain, Darryl" w:date="2025-02-05T17:47:00Z" w16du:dateUtc="2025-02-05T22:47:00Z"/>
        </w:rPr>
        <w:pPrChange w:id="110" w:author="Chamberlain, Darryl" w:date="2025-02-05T17:47:00Z" w16du:dateUtc="2025-02-05T22:47:00Z">
          <w:pPr>
            <w:pStyle w:val="Caption"/>
          </w:pPr>
        </w:pPrChange>
      </w:pPr>
    </w:p>
    <w:p w14:paraId="0887CA04" w14:textId="77777777" w:rsidR="00510F04" w:rsidDel="00AE12E6" w:rsidRDefault="00510F04" w:rsidP="009B10A3">
      <w:pPr>
        <w:pStyle w:val="Caption"/>
        <w:rPr>
          <w:del w:id="111" w:author="Chamberlain, Darryl" w:date="2025-02-05T17:47:00Z" w16du:dateUtc="2025-02-05T22:47:00Z"/>
          <w:rFonts w:cs="Arial"/>
        </w:rPr>
      </w:pPr>
    </w:p>
    <w:p w14:paraId="1400B020" w14:textId="77777777" w:rsidR="00510F04" w:rsidDel="00AE12E6" w:rsidRDefault="00510F04" w:rsidP="009B10A3">
      <w:pPr>
        <w:pStyle w:val="Caption"/>
        <w:rPr>
          <w:del w:id="112" w:author="Chamberlain, Darryl" w:date="2025-02-05T17:47:00Z" w16du:dateUtc="2025-02-05T22:47:00Z"/>
          <w:rFonts w:cs="Arial"/>
        </w:rPr>
      </w:pPr>
    </w:p>
    <w:p w14:paraId="0E3BFB94" w14:textId="77777777" w:rsidR="00510F04" w:rsidDel="00AE12E6" w:rsidRDefault="00510F04" w:rsidP="009B10A3">
      <w:pPr>
        <w:pStyle w:val="Caption"/>
        <w:rPr>
          <w:del w:id="113" w:author="Chamberlain, Darryl" w:date="2025-02-05T17:47:00Z" w16du:dateUtc="2025-02-05T22:47:00Z"/>
          <w:rFonts w:cs="Arial"/>
        </w:rPr>
      </w:pPr>
    </w:p>
    <w:p w14:paraId="61634B9A" w14:textId="77777777" w:rsidR="00510F04" w:rsidDel="00AE12E6" w:rsidRDefault="00510F04" w:rsidP="009B10A3">
      <w:pPr>
        <w:pStyle w:val="Caption"/>
        <w:rPr>
          <w:del w:id="114" w:author="Chamberlain, Darryl" w:date="2025-02-05T17:47:00Z" w16du:dateUtc="2025-02-05T22:47:00Z"/>
          <w:rFonts w:cs="Arial"/>
        </w:rPr>
      </w:pPr>
    </w:p>
    <w:p w14:paraId="0C01EFE9" w14:textId="77777777" w:rsidR="00510F04" w:rsidDel="00AE12E6" w:rsidRDefault="00510F04" w:rsidP="009B10A3">
      <w:pPr>
        <w:pStyle w:val="Caption"/>
        <w:rPr>
          <w:del w:id="115" w:author="Chamberlain, Darryl" w:date="2025-02-05T17:47:00Z" w16du:dateUtc="2025-02-05T22:47:00Z"/>
          <w:rFonts w:cs="Arial"/>
        </w:rPr>
      </w:pPr>
    </w:p>
    <w:p w14:paraId="3BA962D4" w14:textId="77777777" w:rsidR="00510F04" w:rsidDel="00AE12E6" w:rsidRDefault="00510F04" w:rsidP="009B10A3">
      <w:pPr>
        <w:pStyle w:val="Caption"/>
        <w:rPr>
          <w:del w:id="116" w:author="Chamberlain, Darryl" w:date="2025-02-05T17:47:00Z" w16du:dateUtc="2025-02-05T22:47:00Z"/>
          <w:rFonts w:cs="Arial"/>
        </w:rPr>
      </w:pPr>
    </w:p>
    <w:p w14:paraId="3DC2C902" w14:textId="415D844D" w:rsidR="006C00C7" w:rsidRPr="009029CF" w:rsidRDefault="006C00C7" w:rsidP="009B10A3">
      <w:pPr>
        <w:pStyle w:val="Caption"/>
        <w:rPr>
          <w:rFonts w:cs="Arial"/>
        </w:rPr>
      </w:pPr>
      <w:r w:rsidRPr="009029CF">
        <w:rPr>
          <w:rFonts w:cs="Arial"/>
        </w:rPr>
        <w:t xml:space="preserve">Figure </w:t>
      </w:r>
      <w:r w:rsidRPr="009029CF">
        <w:rPr>
          <w:rFonts w:cs="Arial"/>
        </w:rPr>
        <w:fldChar w:fldCharType="begin"/>
      </w:r>
      <w:r w:rsidRPr="009029CF">
        <w:rPr>
          <w:rFonts w:cs="Arial"/>
        </w:rPr>
        <w:instrText xml:space="preserve"> SEQ Figure \* ARABIC </w:instrText>
      </w:r>
      <w:r w:rsidRPr="009029CF">
        <w:rPr>
          <w:rFonts w:cs="Arial"/>
        </w:rPr>
        <w:fldChar w:fldCharType="separate"/>
      </w:r>
      <w:r w:rsidRPr="009029CF">
        <w:rPr>
          <w:rFonts w:cs="Arial"/>
          <w:noProof/>
        </w:rPr>
        <w:t>11</w:t>
      </w:r>
      <w:r w:rsidRPr="009029CF">
        <w:rPr>
          <w:rFonts w:cs="Arial"/>
          <w:noProof/>
        </w:rPr>
        <w:fldChar w:fldCharType="end"/>
      </w:r>
      <w:r w:rsidRPr="009029CF">
        <w:rPr>
          <w:rFonts w:cs="Arial"/>
        </w:rPr>
        <w:t>: Reduced SEM model treating intermediate latent factors as measurable values using model estimates.</w:t>
      </w:r>
    </w:p>
    <w:p w14:paraId="11E5F3B3" w14:textId="31A46B62" w:rsidR="006C00C7" w:rsidRPr="009029CF" w:rsidRDefault="006C00C7" w:rsidP="009B10A3">
      <w:pPr>
        <w:pStyle w:val="Caption"/>
        <w:rPr>
          <w:rFonts w:cs="Arial"/>
        </w:rPr>
      </w:pPr>
      <w:r w:rsidRPr="009029CF">
        <w:rPr>
          <w:rFonts w:cs="Arial"/>
          <w:noProof/>
        </w:rPr>
        <w:drawing>
          <wp:inline distT="0" distB="0" distL="0" distR="0" wp14:anchorId="0BB864C6" wp14:editId="0701AC47">
            <wp:extent cx="5907819" cy="3492797"/>
            <wp:effectExtent l="0" t="0" r="0" b="0"/>
            <wp:docPr id="1099778139" name="Picture 1" descr="A diagram of a group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8139" name="Picture 1" descr="A diagram of a group of individual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29757" cy="3505767"/>
                    </a:xfrm>
                    <a:prstGeom prst="rect">
                      <a:avLst/>
                    </a:prstGeom>
                  </pic:spPr>
                </pic:pic>
              </a:graphicData>
            </a:graphic>
          </wp:inline>
        </w:drawing>
      </w:r>
    </w:p>
    <w:p w14:paraId="027DAA0C" w14:textId="1E99EB56" w:rsidR="00CF1DFD" w:rsidRPr="009029CF" w:rsidRDefault="00CF1DFD" w:rsidP="009B10A3">
      <w:pPr>
        <w:pStyle w:val="Caption"/>
        <w:rPr>
          <w:rFonts w:cs="Arial"/>
        </w:rPr>
      </w:pPr>
      <w:r w:rsidRPr="009029CF">
        <w:rPr>
          <w:rFonts w:cs="Arial"/>
        </w:rPr>
        <w:t xml:space="preserve">Table </w:t>
      </w:r>
      <w:r w:rsidRPr="009029CF">
        <w:rPr>
          <w:rFonts w:cs="Arial"/>
        </w:rPr>
        <w:fldChar w:fldCharType="begin"/>
      </w:r>
      <w:r w:rsidRPr="009029CF">
        <w:rPr>
          <w:rFonts w:cs="Arial"/>
        </w:rPr>
        <w:instrText xml:space="preserve"> SEQ Table \* ARABIC </w:instrText>
      </w:r>
      <w:r w:rsidRPr="009029CF">
        <w:rPr>
          <w:rFonts w:cs="Arial"/>
        </w:rPr>
        <w:fldChar w:fldCharType="separate"/>
      </w:r>
      <w:r w:rsidRPr="009029CF">
        <w:rPr>
          <w:rFonts w:cs="Arial"/>
          <w:noProof/>
        </w:rPr>
        <w:t>1</w:t>
      </w:r>
      <w:r w:rsidRPr="009029CF">
        <w:rPr>
          <w:rFonts w:cs="Arial"/>
          <w:noProof/>
        </w:rPr>
        <w:fldChar w:fldCharType="end"/>
      </w:r>
      <w:r w:rsidRPr="009029CF">
        <w:rPr>
          <w:rFonts w:cs="Arial"/>
        </w:rPr>
        <w:t>: Study Population and Sample Data.</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37"/>
        <w:gridCol w:w="2337"/>
        <w:gridCol w:w="2338"/>
        <w:gridCol w:w="2338"/>
      </w:tblGrid>
      <w:tr w:rsidR="00CF1DFD" w14:paraId="51450BEC" w14:textId="77777777" w:rsidTr="00DA3677">
        <w:tc>
          <w:tcPr>
            <w:tcW w:w="2337" w:type="dxa"/>
          </w:tcPr>
          <w:p w14:paraId="29F1377F" w14:textId="77777777" w:rsidR="00CF1DFD" w:rsidRDefault="00CF1DFD" w:rsidP="00DA3677">
            <w:pPr>
              <w:rPr>
                <w:rFonts w:cs="Arial"/>
                <w:bCs/>
                <w:szCs w:val="20"/>
              </w:rPr>
            </w:pPr>
            <w:r>
              <w:rPr>
                <w:rFonts w:cs="Arial"/>
                <w:bCs/>
                <w:szCs w:val="20"/>
              </w:rPr>
              <w:t>Term</w:t>
            </w:r>
          </w:p>
        </w:tc>
        <w:tc>
          <w:tcPr>
            <w:tcW w:w="2337" w:type="dxa"/>
          </w:tcPr>
          <w:p w14:paraId="25EAD244" w14:textId="77777777" w:rsidR="00CF1DFD" w:rsidRDefault="00CF1DFD" w:rsidP="00DA3677">
            <w:pPr>
              <w:rPr>
                <w:rFonts w:cs="Arial"/>
                <w:bCs/>
                <w:szCs w:val="20"/>
              </w:rPr>
            </w:pPr>
            <w:r>
              <w:rPr>
                <w:rFonts w:cs="Arial"/>
                <w:bCs/>
                <w:szCs w:val="20"/>
              </w:rPr>
              <w:t>Enrollment (#)</w:t>
            </w:r>
          </w:p>
        </w:tc>
        <w:tc>
          <w:tcPr>
            <w:tcW w:w="2338" w:type="dxa"/>
          </w:tcPr>
          <w:p w14:paraId="3C913DFD" w14:textId="77777777" w:rsidR="00CF1DFD" w:rsidRDefault="00CF1DFD" w:rsidP="00DA3677">
            <w:pPr>
              <w:rPr>
                <w:rFonts w:cs="Arial"/>
                <w:bCs/>
                <w:szCs w:val="20"/>
              </w:rPr>
            </w:pPr>
            <w:r>
              <w:rPr>
                <w:rFonts w:cs="Arial"/>
                <w:bCs/>
                <w:szCs w:val="20"/>
              </w:rPr>
              <w:t>Survey Responses (#)</w:t>
            </w:r>
          </w:p>
        </w:tc>
        <w:tc>
          <w:tcPr>
            <w:tcW w:w="2338" w:type="dxa"/>
          </w:tcPr>
          <w:p w14:paraId="2B03F119" w14:textId="77777777" w:rsidR="00CF1DFD" w:rsidRDefault="00CF1DFD" w:rsidP="00DA3677">
            <w:pPr>
              <w:rPr>
                <w:rFonts w:cs="Arial"/>
                <w:bCs/>
                <w:szCs w:val="20"/>
              </w:rPr>
            </w:pPr>
            <w:r>
              <w:rPr>
                <w:rFonts w:cs="Arial"/>
                <w:bCs/>
                <w:szCs w:val="20"/>
              </w:rPr>
              <w:t>Response Rate (%)</w:t>
            </w:r>
          </w:p>
        </w:tc>
      </w:tr>
      <w:tr w:rsidR="00CF1DFD" w14:paraId="7204AFF4" w14:textId="77777777" w:rsidTr="00DA3677">
        <w:tc>
          <w:tcPr>
            <w:tcW w:w="2337" w:type="dxa"/>
          </w:tcPr>
          <w:p w14:paraId="60E72D48" w14:textId="77777777" w:rsidR="00CF1DFD" w:rsidRDefault="00CF1DFD" w:rsidP="00DA3677">
            <w:pPr>
              <w:rPr>
                <w:rFonts w:cs="Arial"/>
                <w:bCs/>
                <w:szCs w:val="20"/>
              </w:rPr>
            </w:pPr>
            <w:r>
              <w:rPr>
                <w:rFonts w:cs="Arial"/>
                <w:bCs/>
                <w:szCs w:val="20"/>
              </w:rPr>
              <w:t>AUG 2021</w:t>
            </w:r>
          </w:p>
        </w:tc>
        <w:tc>
          <w:tcPr>
            <w:tcW w:w="2337" w:type="dxa"/>
          </w:tcPr>
          <w:p w14:paraId="1FC1071D" w14:textId="77777777" w:rsidR="00CF1DFD" w:rsidRDefault="00CF1DFD" w:rsidP="00DA3677">
            <w:pPr>
              <w:rPr>
                <w:rFonts w:cs="Arial"/>
                <w:bCs/>
                <w:szCs w:val="20"/>
              </w:rPr>
            </w:pPr>
            <w:r>
              <w:rPr>
                <w:rFonts w:cs="Arial"/>
                <w:bCs/>
                <w:szCs w:val="20"/>
              </w:rPr>
              <w:t>274</w:t>
            </w:r>
          </w:p>
        </w:tc>
        <w:tc>
          <w:tcPr>
            <w:tcW w:w="2338" w:type="dxa"/>
          </w:tcPr>
          <w:p w14:paraId="4B3AA2D9" w14:textId="77777777" w:rsidR="00CF1DFD" w:rsidRDefault="00CF1DFD" w:rsidP="00DA3677">
            <w:pPr>
              <w:rPr>
                <w:rFonts w:cs="Arial"/>
                <w:bCs/>
                <w:szCs w:val="20"/>
              </w:rPr>
            </w:pPr>
            <w:r>
              <w:rPr>
                <w:rFonts w:cs="Arial"/>
                <w:bCs/>
                <w:szCs w:val="20"/>
              </w:rPr>
              <w:t>53</w:t>
            </w:r>
          </w:p>
        </w:tc>
        <w:tc>
          <w:tcPr>
            <w:tcW w:w="2338" w:type="dxa"/>
          </w:tcPr>
          <w:p w14:paraId="23864B55" w14:textId="77777777" w:rsidR="00CF1DFD" w:rsidRDefault="00CF1DFD" w:rsidP="00DA3677">
            <w:pPr>
              <w:rPr>
                <w:rFonts w:cs="Arial"/>
                <w:bCs/>
                <w:szCs w:val="20"/>
              </w:rPr>
            </w:pPr>
            <w:r>
              <w:rPr>
                <w:rFonts w:cs="Arial"/>
                <w:bCs/>
                <w:szCs w:val="20"/>
              </w:rPr>
              <w:t>19</w:t>
            </w:r>
          </w:p>
        </w:tc>
      </w:tr>
      <w:tr w:rsidR="00CF1DFD" w14:paraId="711DD7E8" w14:textId="77777777" w:rsidTr="00DA3677">
        <w:tc>
          <w:tcPr>
            <w:tcW w:w="2337" w:type="dxa"/>
          </w:tcPr>
          <w:p w14:paraId="38DF06B2" w14:textId="77777777" w:rsidR="00CF1DFD" w:rsidRDefault="00CF1DFD" w:rsidP="00DA3677">
            <w:pPr>
              <w:rPr>
                <w:rFonts w:cs="Arial"/>
                <w:bCs/>
                <w:szCs w:val="20"/>
              </w:rPr>
            </w:pPr>
            <w:r>
              <w:rPr>
                <w:rFonts w:cs="Arial"/>
                <w:bCs/>
                <w:szCs w:val="20"/>
              </w:rPr>
              <w:t>SEP 2021</w:t>
            </w:r>
          </w:p>
        </w:tc>
        <w:tc>
          <w:tcPr>
            <w:tcW w:w="2337" w:type="dxa"/>
          </w:tcPr>
          <w:p w14:paraId="5F10B999" w14:textId="77777777" w:rsidR="00CF1DFD" w:rsidRDefault="00CF1DFD" w:rsidP="00DA3677">
            <w:pPr>
              <w:rPr>
                <w:rFonts w:cs="Arial"/>
                <w:bCs/>
                <w:szCs w:val="20"/>
              </w:rPr>
            </w:pPr>
            <w:r>
              <w:rPr>
                <w:rFonts w:cs="Arial"/>
                <w:bCs/>
                <w:szCs w:val="20"/>
              </w:rPr>
              <w:t>258</w:t>
            </w:r>
          </w:p>
        </w:tc>
        <w:tc>
          <w:tcPr>
            <w:tcW w:w="2338" w:type="dxa"/>
          </w:tcPr>
          <w:p w14:paraId="1FAD01BE" w14:textId="77777777" w:rsidR="00CF1DFD" w:rsidRDefault="00CF1DFD" w:rsidP="00DA3677">
            <w:pPr>
              <w:rPr>
                <w:rFonts w:cs="Arial"/>
                <w:bCs/>
                <w:szCs w:val="20"/>
              </w:rPr>
            </w:pPr>
            <w:r>
              <w:rPr>
                <w:rFonts w:cs="Arial"/>
                <w:bCs/>
                <w:szCs w:val="20"/>
              </w:rPr>
              <w:t>11</w:t>
            </w:r>
          </w:p>
        </w:tc>
        <w:tc>
          <w:tcPr>
            <w:tcW w:w="2338" w:type="dxa"/>
          </w:tcPr>
          <w:p w14:paraId="4B28A3B9" w14:textId="77777777" w:rsidR="00CF1DFD" w:rsidRDefault="00CF1DFD" w:rsidP="00DA3677">
            <w:pPr>
              <w:rPr>
                <w:rFonts w:cs="Arial"/>
                <w:bCs/>
                <w:szCs w:val="20"/>
              </w:rPr>
            </w:pPr>
            <w:r>
              <w:rPr>
                <w:rFonts w:cs="Arial"/>
                <w:bCs/>
                <w:szCs w:val="20"/>
              </w:rPr>
              <w:t>4</w:t>
            </w:r>
          </w:p>
        </w:tc>
      </w:tr>
      <w:tr w:rsidR="00CF1DFD" w14:paraId="2BAB7C03" w14:textId="77777777" w:rsidTr="00DA3677">
        <w:tc>
          <w:tcPr>
            <w:tcW w:w="2337" w:type="dxa"/>
          </w:tcPr>
          <w:p w14:paraId="20F0C81C" w14:textId="77777777" w:rsidR="00CF1DFD" w:rsidRDefault="00CF1DFD" w:rsidP="00DA3677">
            <w:pPr>
              <w:rPr>
                <w:rFonts w:cs="Arial"/>
                <w:bCs/>
                <w:szCs w:val="20"/>
              </w:rPr>
            </w:pPr>
            <w:r>
              <w:rPr>
                <w:rFonts w:cs="Arial"/>
                <w:bCs/>
                <w:szCs w:val="20"/>
              </w:rPr>
              <w:t>OCT 2021</w:t>
            </w:r>
          </w:p>
        </w:tc>
        <w:tc>
          <w:tcPr>
            <w:tcW w:w="2337" w:type="dxa"/>
          </w:tcPr>
          <w:p w14:paraId="50399225" w14:textId="77777777" w:rsidR="00CF1DFD" w:rsidRDefault="00CF1DFD" w:rsidP="00DA3677">
            <w:pPr>
              <w:rPr>
                <w:rFonts w:cs="Arial"/>
                <w:bCs/>
                <w:szCs w:val="20"/>
              </w:rPr>
            </w:pPr>
            <w:r>
              <w:rPr>
                <w:rFonts w:cs="Arial"/>
                <w:bCs/>
                <w:szCs w:val="20"/>
              </w:rPr>
              <w:t>312</w:t>
            </w:r>
          </w:p>
        </w:tc>
        <w:tc>
          <w:tcPr>
            <w:tcW w:w="2338" w:type="dxa"/>
          </w:tcPr>
          <w:p w14:paraId="4BA86337" w14:textId="77777777" w:rsidR="00CF1DFD" w:rsidRDefault="00CF1DFD" w:rsidP="00DA3677">
            <w:pPr>
              <w:rPr>
                <w:rFonts w:cs="Arial"/>
                <w:bCs/>
                <w:szCs w:val="20"/>
              </w:rPr>
            </w:pPr>
            <w:r>
              <w:rPr>
                <w:rFonts w:cs="Arial"/>
                <w:bCs/>
                <w:szCs w:val="20"/>
              </w:rPr>
              <w:t>41</w:t>
            </w:r>
          </w:p>
        </w:tc>
        <w:tc>
          <w:tcPr>
            <w:tcW w:w="2338" w:type="dxa"/>
          </w:tcPr>
          <w:p w14:paraId="15F323A7" w14:textId="77777777" w:rsidR="00CF1DFD" w:rsidRDefault="00CF1DFD" w:rsidP="00DA3677">
            <w:pPr>
              <w:rPr>
                <w:rFonts w:cs="Arial"/>
                <w:bCs/>
                <w:szCs w:val="20"/>
              </w:rPr>
            </w:pPr>
            <w:r>
              <w:rPr>
                <w:rFonts w:cs="Arial"/>
                <w:bCs/>
                <w:szCs w:val="20"/>
              </w:rPr>
              <w:t>13</w:t>
            </w:r>
          </w:p>
        </w:tc>
      </w:tr>
      <w:tr w:rsidR="00CF1DFD" w14:paraId="5CC9999F" w14:textId="77777777" w:rsidTr="00DA3677">
        <w:tc>
          <w:tcPr>
            <w:tcW w:w="2337" w:type="dxa"/>
          </w:tcPr>
          <w:p w14:paraId="6CC1375C" w14:textId="77777777" w:rsidR="00CF1DFD" w:rsidRDefault="00CF1DFD" w:rsidP="00DA3677">
            <w:pPr>
              <w:rPr>
                <w:rFonts w:cs="Arial"/>
                <w:bCs/>
                <w:szCs w:val="20"/>
              </w:rPr>
            </w:pPr>
            <w:r>
              <w:rPr>
                <w:rFonts w:cs="Arial"/>
                <w:bCs/>
                <w:szCs w:val="20"/>
              </w:rPr>
              <w:t>NOV 2021</w:t>
            </w:r>
          </w:p>
        </w:tc>
        <w:tc>
          <w:tcPr>
            <w:tcW w:w="2337" w:type="dxa"/>
          </w:tcPr>
          <w:p w14:paraId="4B75AE12" w14:textId="77777777" w:rsidR="00CF1DFD" w:rsidRDefault="00CF1DFD" w:rsidP="00DA3677">
            <w:pPr>
              <w:rPr>
                <w:rFonts w:cs="Arial"/>
                <w:bCs/>
                <w:szCs w:val="20"/>
              </w:rPr>
            </w:pPr>
            <w:r>
              <w:rPr>
                <w:rFonts w:cs="Arial"/>
                <w:bCs/>
                <w:szCs w:val="20"/>
              </w:rPr>
              <w:t>206</w:t>
            </w:r>
          </w:p>
        </w:tc>
        <w:tc>
          <w:tcPr>
            <w:tcW w:w="2338" w:type="dxa"/>
          </w:tcPr>
          <w:p w14:paraId="7CA3C6DF" w14:textId="77777777" w:rsidR="00CF1DFD" w:rsidRDefault="00CF1DFD" w:rsidP="00DA3677">
            <w:pPr>
              <w:rPr>
                <w:rFonts w:cs="Arial"/>
                <w:bCs/>
                <w:szCs w:val="20"/>
              </w:rPr>
            </w:pPr>
            <w:r>
              <w:rPr>
                <w:rFonts w:cs="Arial"/>
                <w:bCs/>
                <w:szCs w:val="20"/>
              </w:rPr>
              <w:t>17</w:t>
            </w:r>
          </w:p>
        </w:tc>
        <w:tc>
          <w:tcPr>
            <w:tcW w:w="2338" w:type="dxa"/>
          </w:tcPr>
          <w:p w14:paraId="32114D27" w14:textId="77777777" w:rsidR="00CF1DFD" w:rsidRDefault="00CF1DFD" w:rsidP="00DA3677">
            <w:pPr>
              <w:rPr>
                <w:rFonts w:cs="Arial"/>
                <w:bCs/>
                <w:szCs w:val="20"/>
              </w:rPr>
            </w:pPr>
            <w:r>
              <w:rPr>
                <w:rFonts w:cs="Arial"/>
                <w:bCs/>
                <w:szCs w:val="20"/>
              </w:rPr>
              <w:t>8</w:t>
            </w:r>
          </w:p>
        </w:tc>
      </w:tr>
      <w:tr w:rsidR="00CF1DFD" w14:paraId="7E541B8F" w14:textId="77777777" w:rsidTr="00DA3677">
        <w:tc>
          <w:tcPr>
            <w:tcW w:w="2337" w:type="dxa"/>
            <w:tcBorders>
              <w:bottom w:val="single" w:sz="18" w:space="0" w:color="auto"/>
            </w:tcBorders>
          </w:tcPr>
          <w:p w14:paraId="3D175B67" w14:textId="77777777" w:rsidR="00CF1DFD" w:rsidRDefault="00CF1DFD" w:rsidP="00DA3677">
            <w:pPr>
              <w:rPr>
                <w:rFonts w:cs="Arial"/>
                <w:bCs/>
                <w:szCs w:val="20"/>
              </w:rPr>
            </w:pPr>
            <w:r>
              <w:rPr>
                <w:rFonts w:cs="Arial"/>
                <w:bCs/>
                <w:szCs w:val="20"/>
              </w:rPr>
              <w:t>JAN 2022</w:t>
            </w:r>
          </w:p>
        </w:tc>
        <w:tc>
          <w:tcPr>
            <w:tcW w:w="2337" w:type="dxa"/>
            <w:tcBorders>
              <w:bottom w:val="single" w:sz="18" w:space="0" w:color="auto"/>
            </w:tcBorders>
          </w:tcPr>
          <w:p w14:paraId="441A54CF" w14:textId="77777777" w:rsidR="00CF1DFD" w:rsidRDefault="00CF1DFD" w:rsidP="00DA3677">
            <w:pPr>
              <w:rPr>
                <w:rFonts w:cs="Arial"/>
                <w:bCs/>
                <w:szCs w:val="20"/>
              </w:rPr>
            </w:pPr>
            <w:r>
              <w:rPr>
                <w:rFonts w:cs="Arial"/>
                <w:bCs/>
                <w:szCs w:val="20"/>
              </w:rPr>
              <w:t>331</w:t>
            </w:r>
          </w:p>
        </w:tc>
        <w:tc>
          <w:tcPr>
            <w:tcW w:w="2338" w:type="dxa"/>
            <w:tcBorders>
              <w:bottom w:val="single" w:sz="18" w:space="0" w:color="auto"/>
            </w:tcBorders>
          </w:tcPr>
          <w:p w14:paraId="41347399" w14:textId="77777777" w:rsidR="00CF1DFD" w:rsidRDefault="00CF1DFD" w:rsidP="00DA3677">
            <w:pPr>
              <w:rPr>
                <w:rFonts w:cs="Arial"/>
                <w:bCs/>
                <w:szCs w:val="20"/>
              </w:rPr>
            </w:pPr>
            <w:r>
              <w:rPr>
                <w:rFonts w:cs="Arial"/>
                <w:bCs/>
                <w:szCs w:val="20"/>
              </w:rPr>
              <w:t>57</w:t>
            </w:r>
          </w:p>
        </w:tc>
        <w:tc>
          <w:tcPr>
            <w:tcW w:w="2338" w:type="dxa"/>
            <w:tcBorders>
              <w:bottom w:val="single" w:sz="18" w:space="0" w:color="auto"/>
            </w:tcBorders>
          </w:tcPr>
          <w:p w14:paraId="14438BBA" w14:textId="77777777" w:rsidR="00CF1DFD" w:rsidRDefault="00CF1DFD" w:rsidP="00DA3677">
            <w:pPr>
              <w:rPr>
                <w:rFonts w:cs="Arial"/>
                <w:bCs/>
                <w:szCs w:val="20"/>
              </w:rPr>
            </w:pPr>
            <w:r>
              <w:rPr>
                <w:rFonts w:cs="Arial"/>
                <w:bCs/>
                <w:szCs w:val="20"/>
              </w:rPr>
              <w:t>17</w:t>
            </w:r>
          </w:p>
        </w:tc>
      </w:tr>
      <w:tr w:rsidR="00CF1DFD" w14:paraId="3AEA4532" w14:textId="77777777" w:rsidTr="00DA3677">
        <w:tc>
          <w:tcPr>
            <w:tcW w:w="2337" w:type="dxa"/>
            <w:tcBorders>
              <w:top w:val="single" w:sz="18" w:space="0" w:color="auto"/>
            </w:tcBorders>
          </w:tcPr>
          <w:p w14:paraId="7BB2379B" w14:textId="77777777" w:rsidR="00CF1DFD" w:rsidRDefault="00CF1DFD" w:rsidP="00DA3677">
            <w:pPr>
              <w:rPr>
                <w:rFonts w:cs="Arial"/>
                <w:bCs/>
                <w:szCs w:val="20"/>
              </w:rPr>
            </w:pPr>
            <w:r>
              <w:rPr>
                <w:rFonts w:cs="Arial"/>
                <w:bCs/>
                <w:szCs w:val="20"/>
              </w:rPr>
              <w:t>MAY 2022</w:t>
            </w:r>
          </w:p>
        </w:tc>
        <w:tc>
          <w:tcPr>
            <w:tcW w:w="2337" w:type="dxa"/>
            <w:tcBorders>
              <w:top w:val="single" w:sz="18" w:space="0" w:color="auto"/>
            </w:tcBorders>
          </w:tcPr>
          <w:p w14:paraId="7F0C1C7B" w14:textId="77777777" w:rsidR="00CF1DFD" w:rsidRDefault="00CF1DFD" w:rsidP="00DA3677">
            <w:pPr>
              <w:rPr>
                <w:rFonts w:cs="Arial"/>
                <w:bCs/>
                <w:szCs w:val="20"/>
              </w:rPr>
            </w:pPr>
            <w:r>
              <w:rPr>
                <w:rFonts w:cs="Arial"/>
                <w:bCs/>
                <w:szCs w:val="20"/>
              </w:rPr>
              <w:t>263</w:t>
            </w:r>
          </w:p>
        </w:tc>
        <w:tc>
          <w:tcPr>
            <w:tcW w:w="2338" w:type="dxa"/>
            <w:tcBorders>
              <w:top w:val="single" w:sz="18" w:space="0" w:color="auto"/>
            </w:tcBorders>
          </w:tcPr>
          <w:p w14:paraId="0EAD9F89" w14:textId="77777777" w:rsidR="00CF1DFD" w:rsidRDefault="00CF1DFD" w:rsidP="00DA3677">
            <w:pPr>
              <w:rPr>
                <w:rFonts w:cs="Arial"/>
                <w:bCs/>
                <w:szCs w:val="20"/>
              </w:rPr>
            </w:pPr>
            <w:r>
              <w:rPr>
                <w:rFonts w:cs="Arial"/>
                <w:bCs/>
                <w:szCs w:val="20"/>
              </w:rPr>
              <w:t>27</w:t>
            </w:r>
          </w:p>
        </w:tc>
        <w:tc>
          <w:tcPr>
            <w:tcW w:w="2338" w:type="dxa"/>
            <w:tcBorders>
              <w:top w:val="single" w:sz="18" w:space="0" w:color="auto"/>
            </w:tcBorders>
          </w:tcPr>
          <w:p w14:paraId="35CE0032" w14:textId="77777777" w:rsidR="00CF1DFD" w:rsidRDefault="00CF1DFD" w:rsidP="00DA3677">
            <w:pPr>
              <w:rPr>
                <w:rFonts w:cs="Arial"/>
                <w:bCs/>
                <w:szCs w:val="20"/>
              </w:rPr>
            </w:pPr>
            <w:r>
              <w:rPr>
                <w:rFonts w:cs="Arial"/>
                <w:bCs/>
                <w:szCs w:val="20"/>
              </w:rPr>
              <w:t>10</w:t>
            </w:r>
          </w:p>
        </w:tc>
      </w:tr>
      <w:tr w:rsidR="00CF1DFD" w14:paraId="165A906B" w14:textId="77777777" w:rsidTr="00DA3677">
        <w:tc>
          <w:tcPr>
            <w:tcW w:w="2337" w:type="dxa"/>
          </w:tcPr>
          <w:p w14:paraId="486D707F" w14:textId="77777777" w:rsidR="00CF1DFD" w:rsidRDefault="00CF1DFD" w:rsidP="00DA3677">
            <w:pPr>
              <w:rPr>
                <w:rFonts w:cs="Arial"/>
                <w:bCs/>
                <w:szCs w:val="20"/>
              </w:rPr>
            </w:pPr>
            <w:r>
              <w:rPr>
                <w:rFonts w:cs="Arial"/>
                <w:bCs/>
                <w:szCs w:val="20"/>
              </w:rPr>
              <w:t>JUL 2022</w:t>
            </w:r>
          </w:p>
        </w:tc>
        <w:tc>
          <w:tcPr>
            <w:tcW w:w="2337" w:type="dxa"/>
          </w:tcPr>
          <w:p w14:paraId="2981901B" w14:textId="77777777" w:rsidR="00CF1DFD" w:rsidRDefault="00CF1DFD" w:rsidP="00DA3677">
            <w:pPr>
              <w:rPr>
                <w:rFonts w:cs="Arial"/>
                <w:bCs/>
                <w:szCs w:val="20"/>
              </w:rPr>
            </w:pPr>
            <w:r>
              <w:rPr>
                <w:rFonts w:cs="Arial"/>
                <w:bCs/>
                <w:szCs w:val="20"/>
              </w:rPr>
              <w:t>154</w:t>
            </w:r>
          </w:p>
        </w:tc>
        <w:tc>
          <w:tcPr>
            <w:tcW w:w="2338" w:type="dxa"/>
          </w:tcPr>
          <w:p w14:paraId="6A8218B9" w14:textId="77777777" w:rsidR="00CF1DFD" w:rsidRDefault="00CF1DFD" w:rsidP="00DA3677">
            <w:pPr>
              <w:rPr>
                <w:rFonts w:cs="Arial"/>
                <w:bCs/>
                <w:szCs w:val="20"/>
              </w:rPr>
            </w:pPr>
            <w:r>
              <w:rPr>
                <w:rFonts w:cs="Arial"/>
                <w:bCs/>
                <w:szCs w:val="20"/>
              </w:rPr>
              <w:t>8</w:t>
            </w:r>
          </w:p>
        </w:tc>
        <w:tc>
          <w:tcPr>
            <w:tcW w:w="2338" w:type="dxa"/>
          </w:tcPr>
          <w:p w14:paraId="1BFB64E6" w14:textId="77777777" w:rsidR="00CF1DFD" w:rsidRDefault="00CF1DFD" w:rsidP="00DA3677">
            <w:pPr>
              <w:rPr>
                <w:rFonts w:cs="Arial"/>
                <w:bCs/>
                <w:szCs w:val="20"/>
              </w:rPr>
            </w:pPr>
            <w:r>
              <w:rPr>
                <w:rFonts w:cs="Arial"/>
                <w:bCs/>
                <w:szCs w:val="20"/>
              </w:rPr>
              <w:t>5</w:t>
            </w:r>
          </w:p>
        </w:tc>
      </w:tr>
      <w:tr w:rsidR="00CF1DFD" w14:paraId="008A11B6" w14:textId="77777777" w:rsidTr="00DA3677">
        <w:tc>
          <w:tcPr>
            <w:tcW w:w="2337" w:type="dxa"/>
          </w:tcPr>
          <w:p w14:paraId="2B630993" w14:textId="77777777" w:rsidR="00CF1DFD" w:rsidRDefault="00CF1DFD" w:rsidP="00DA3677">
            <w:pPr>
              <w:rPr>
                <w:rFonts w:cs="Arial"/>
                <w:bCs/>
                <w:szCs w:val="20"/>
              </w:rPr>
            </w:pPr>
            <w:r>
              <w:rPr>
                <w:rFonts w:cs="Arial"/>
                <w:bCs/>
                <w:szCs w:val="20"/>
              </w:rPr>
              <w:t>AUG 2022</w:t>
            </w:r>
          </w:p>
        </w:tc>
        <w:tc>
          <w:tcPr>
            <w:tcW w:w="2337" w:type="dxa"/>
          </w:tcPr>
          <w:p w14:paraId="117328CB" w14:textId="77777777" w:rsidR="00CF1DFD" w:rsidRDefault="00CF1DFD" w:rsidP="00DA3677">
            <w:pPr>
              <w:rPr>
                <w:rFonts w:cs="Arial"/>
                <w:bCs/>
                <w:szCs w:val="20"/>
              </w:rPr>
            </w:pPr>
            <w:r>
              <w:rPr>
                <w:rFonts w:cs="Arial"/>
                <w:bCs/>
                <w:szCs w:val="20"/>
              </w:rPr>
              <w:t>256</w:t>
            </w:r>
          </w:p>
        </w:tc>
        <w:tc>
          <w:tcPr>
            <w:tcW w:w="2338" w:type="dxa"/>
          </w:tcPr>
          <w:p w14:paraId="09F0A5CD" w14:textId="77777777" w:rsidR="00CF1DFD" w:rsidRDefault="00CF1DFD" w:rsidP="00DA3677">
            <w:pPr>
              <w:rPr>
                <w:rFonts w:cs="Arial"/>
                <w:bCs/>
                <w:szCs w:val="20"/>
              </w:rPr>
            </w:pPr>
            <w:r>
              <w:rPr>
                <w:rFonts w:cs="Arial"/>
                <w:bCs/>
                <w:szCs w:val="20"/>
              </w:rPr>
              <w:t>37</w:t>
            </w:r>
          </w:p>
        </w:tc>
        <w:tc>
          <w:tcPr>
            <w:tcW w:w="2338" w:type="dxa"/>
          </w:tcPr>
          <w:p w14:paraId="701569D5" w14:textId="77777777" w:rsidR="00CF1DFD" w:rsidRDefault="00CF1DFD" w:rsidP="00DA3677">
            <w:pPr>
              <w:rPr>
                <w:rFonts w:cs="Arial"/>
                <w:bCs/>
                <w:szCs w:val="20"/>
              </w:rPr>
            </w:pPr>
            <w:r>
              <w:rPr>
                <w:rFonts w:cs="Arial"/>
                <w:bCs/>
                <w:szCs w:val="20"/>
              </w:rPr>
              <w:t>14</w:t>
            </w:r>
          </w:p>
        </w:tc>
      </w:tr>
      <w:tr w:rsidR="00CF1DFD" w14:paraId="0EFB5E4C" w14:textId="77777777" w:rsidTr="00DA3677">
        <w:tc>
          <w:tcPr>
            <w:tcW w:w="2337" w:type="dxa"/>
            <w:tcBorders>
              <w:bottom w:val="single" w:sz="18" w:space="0" w:color="auto"/>
            </w:tcBorders>
          </w:tcPr>
          <w:p w14:paraId="4BD61403" w14:textId="77777777" w:rsidR="00CF1DFD" w:rsidRDefault="00CF1DFD" w:rsidP="00DA3677">
            <w:pPr>
              <w:rPr>
                <w:rFonts w:cs="Arial"/>
                <w:bCs/>
                <w:szCs w:val="20"/>
              </w:rPr>
            </w:pPr>
            <w:r>
              <w:rPr>
                <w:rFonts w:cs="Arial"/>
                <w:bCs/>
                <w:szCs w:val="20"/>
              </w:rPr>
              <w:t>SEP 2022</w:t>
            </w:r>
          </w:p>
        </w:tc>
        <w:tc>
          <w:tcPr>
            <w:tcW w:w="2337" w:type="dxa"/>
            <w:tcBorders>
              <w:bottom w:val="single" w:sz="18" w:space="0" w:color="auto"/>
            </w:tcBorders>
          </w:tcPr>
          <w:p w14:paraId="6ECA86F6" w14:textId="77777777" w:rsidR="00CF1DFD" w:rsidRDefault="00CF1DFD" w:rsidP="00DA3677">
            <w:pPr>
              <w:rPr>
                <w:rFonts w:cs="Arial"/>
                <w:bCs/>
                <w:szCs w:val="20"/>
              </w:rPr>
            </w:pPr>
            <w:r>
              <w:rPr>
                <w:rFonts w:cs="Arial"/>
                <w:bCs/>
                <w:szCs w:val="20"/>
              </w:rPr>
              <w:t>148</w:t>
            </w:r>
          </w:p>
        </w:tc>
        <w:tc>
          <w:tcPr>
            <w:tcW w:w="2338" w:type="dxa"/>
            <w:tcBorders>
              <w:bottom w:val="single" w:sz="18" w:space="0" w:color="auto"/>
            </w:tcBorders>
          </w:tcPr>
          <w:p w14:paraId="6AA888CB" w14:textId="77777777" w:rsidR="00CF1DFD" w:rsidRDefault="00CF1DFD" w:rsidP="00DA3677">
            <w:pPr>
              <w:rPr>
                <w:rFonts w:cs="Arial"/>
                <w:bCs/>
                <w:szCs w:val="20"/>
              </w:rPr>
            </w:pPr>
            <w:r>
              <w:rPr>
                <w:rFonts w:cs="Arial"/>
                <w:bCs/>
                <w:szCs w:val="20"/>
              </w:rPr>
              <w:t>27</w:t>
            </w:r>
          </w:p>
        </w:tc>
        <w:tc>
          <w:tcPr>
            <w:tcW w:w="2338" w:type="dxa"/>
            <w:tcBorders>
              <w:bottom w:val="single" w:sz="18" w:space="0" w:color="auto"/>
            </w:tcBorders>
          </w:tcPr>
          <w:p w14:paraId="5E94D6A5" w14:textId="77777777" w:rsidR="00CF1DFD" w:rsidRDefault="00CF1DFD" w:rsidP="00DA3677">
            <w:pPr>
              <w:rPr>
                <w:rFonts w:cs="Arial"/>
                <w:bCs/>
                <w:szCs w:val="20"/>
              </w:rPr>
            </w:pPr>
            <w:r>
              <w:rPr>
                <w:rFonts w:cs="Arial"/>
                <w:bCs/>
                <w:szCs w:val="20"/>
              </w:rPr>
              <w:t>18</w:t>
            </w:r>
          </w:p>
        </w:tc>
      </w:tr>
      <w:tr w:rsidR="00CF1DFD" w:rsidRPr="00D039FC" w14:paraId="64BB3C00" w14:textId="77777777" w:rsidTr="00DA3677">
        <w:tc>
          <w:tcPr>
            <w:tcW w:w="2337" w:type="dxa"/>
            <w:tcBorders>
              <w:top w:val="single" w:sz="18" w:space="0" w:color="auto"/>
            </w:tcBorders>
          </w:tcPr>
          <w:p w14:paraId="5C5D41BB" w14:textId="77777777" w:rsidR="00CF1DFD" w:rsidRPr="00D039FC" w:rsidRDefault="00CF1DFD" w:rsidP="00DA3677">
            <w:pPr>
              <w:rPr>
                <w:rFonts w:cs="Arial"/>
                <w:b/>
                <w:szCs w:val="20"/>
              </w:rPr>
            </w:pPr>
            <w:r w:rsidRPr="00D039FC">
              <w:rPr>
                <w:rFonts w:cs="Arial"/>
                <w:b/>
                <w:szCs w:val="20"/>
              </w:rPr>
              <w:t>TOTAL</w:t>
            </w:r>
          </w:p>
        </w:tc>
        <w:tc>
          <w:tcPr>
            <w:tcW w:w="2337" w:type="dxa"/>
            <w:tcBorders>
              <w:top w:val="single" w:sz="18" w:space="0" w:color="auto"/>
            </w:tcBorders>
          </w:tcPr>
          <w:p w14:paraId="00AF7EA6" w14:textId="77777777" w:rsidR="00CF1DFD" w:rsidRPr="00D039FC" w:rsidRDefault="00CF1DFD" w:rsidP="00DA3677">
            <w:pPr>
              <w:rPr>
                <w:rFonts w:cs="Arial"/>
                <w:b/>
                <w:szCs w:val="20"/>
              </w:rPr>
            </w:pPr>
            <w:r w:rsidRPr="00D039FC">
              <w:rPr>
                <w:rFonts w:cs="Arial"/>
                <w:b/>
                <w:szCs w:val="20"/>
              </w:rPr>
              <w:t>2202</w:t>
            </w:r>
          </w:p>
        </w:tc>
        <w:tc>
          <w:tcPr>
            <w:tcW w:w="2338" w:type="dxa"/>
            <w:tcBorders>
              <w:top w:val="single" w:sz="18" w:space="0" w:color="auto"/>
            </w:tcBorders>
          </w:tcPr>
          <w:p w14:paraId="679A665E" w14:textId="77777777" w:rsidR="00CF1DFD" w:rsidRPr="00D039FC" w:rsidRDefault="00CF1DFD" w:rsidP="00DA3677">
            <w:pPr>
              <w:rPr>
                <w:rFonts w:cs="Arial"/>
                <w:b/>
                <w:szCs w:val="20"/>
              </w:rPr>
            </w:pPr>
            <w:r w:rsidRPr="00D039FC">
              <w:rPr>
                <w:rFonts w:cs="Arial"/>
                <w:b/>
                <w:szCs w:val="20"/>
              </w:rPr>
              <w:t>278</w:t>
            </w:r>
          </w:p>
        </w:tc>
        <w:tc>
          <w:tcPr>
            <w:tcW w:w="2338" w:type="dxa"/>
            <w:tcBorders>
              <w:top w:val="single" w:sz="18" w:space="0" w:color="auto"/>
            </w:tcBorders>
          </w:tcPr>
          <w:p w14:paraId="2956099B" w14:textId="77777777" w:rsidR="00CF1DFD" w:rsidRPr="00D039FC" w:rsidRDefault="00CF1DFD" w:rsidP="00DA3677">
            <w:pPr>
              <w:rPr>
                <w:rFonts w:cs="Arial"/>
                <w:b/>
                <w:szCs w:val="20"/>
              </w:rPr>
            </w:pPr>
            <w:r w:rsidRPr="00D039FC">
              <w:rPr>
                <w:rFonts w:cs="Arial"/>
                <w:b/>
                <w:szCs w:val="20"/>
              </w:rPr>
              <w:t>13</w:t>
            </w:r>
          </w:p>
        </w:tc>
      </w:tr>
    </w:tbl>
    <w:p w14:paraId="7DF9AAC8" w14:textId="77777777" w:rsidR="00CF1DFD" w:rsidRPr="00D039FC" w:rsidRDefault="00CF1DFD" w:rsidP="00CF1DFD">
      <w:pPr>
        <w:rPr>
          <w:rFonts w:cs="Arial"/>
          <w:b/>
          <w:szCs w:val="20"/>
        </w:rPr>
      </w:pPr>
    </w:p>
    <w:p w14:paraId="086E778A" w14:textId="77777777" w:rsidR="0073764E" w:rsidRPr="009029CF" w:rsidRDefault="0073764E" w:rsidP="009B10A3">
      <w:pPr>
        <w:pStyle w:val="Caption"/>
        <w:rPr>
          <w:rFonts w:cs="Arial"/>
        </w:rPr>
      </w:pPr>
      <w:bookmarkStart w:id="117" w:name="_Ref162883639"/>
      <w:r w:rsidRPr="009029CF">
        <w:rPr>
          <w:rFonts w:cs="Arial"/>
        </w:rPr>
        <w:t xml:space="preserve">Table </w:t>
      </w:r>
      <w:r w:rsidRPr="009029CF">
        <w:rPr>
          <w:rFonts w:cs="Arial"/>
        </w:rPr>
        <w:fldChar w:fldCharType="begin"/>
      </w:r>
      <w:r w:rsidRPr="009029CF">
        <w:rPr>
          <w:rFonts w:cs="Arial"/>
        </w:rPr>
        <w:instrText xml:space="preserve"> SEQ Table \* ARABIC </w:instrText>
      </w:r>
      <w:r w:rsidRPr="009029CF">
        <w:rPr>
          <w:rFonts w:cs="Arial"/>
        </w:rPr>
        <w:fldChar w:fldCharType="separate"/>
      </w:r>
      <w:r w:rsidRPr="009029CF">
        <w:rPr>
          <w:rFonts w:cs="Arial"/>
          <w:noProof/>
        </w:rPr>
        <w:t>2</w:t>
      </w:r>
      <w:r w:rsidRPr="009029CF">
        <w:rPr>
          <w:rFonts w:cs="Arial"/>
          <w:noProof/>
        </w:rPr>
        <w:fldChar w:fldCharType="end"/>
      </w:r>
      <w:bookmarkEnd w:id="117"/>
      <w:r w:rsidRPr="009029CF">
        <w:rPr>
          <w:rFonts w:cs="Arial"/>
        </w:rPr>
        <w:t>: Soft targets for SEM evaluation metrics.</w:t>
      </w:r>
    </w:p>
    <w:tbl>
      <w:tblPr>
        <w:tblStyle w:val="TableGrid"/>
        <w:tblW w:w="0" w:type="auto"/>
        <w:tblLook w:val="04A0" w:firstRow="1" w:lastRow="0" w:firstColumn="1" w:lastColumn="0" w:noHBand="0" w:noVBand="1"/>
      </w:tblPr>
      <w:tblGrid>
        <w:gridCol w:w="2245"/>
        <w:gridCol w:w="1439"/>
        <w:gridCol w:w="907"/>
        <w:gridCol w:w="3538"/>
      </w:tblGrid>
      <w:tr w:rsidR="0073764E" w:rsidRPr="009029CF" w14:paraId="31237809" w14:textId="77777777" w:rsidTr="00DA3677">
        <w:tc>
          <w:tcPr>
            <w:tcW w:w="2245" w:type="dxa"/>
          </w:tcPr>
          <w:p w14:paraId="1EBB3C73" w14:textId="77777777" w:rsidR="0073764E" w:rsidRPr="009029CF" w:rsidRDefault="0073764E" w:rsidP="00DA3677">
            <w:pPr>
              <w:rPr>
                <w:rFonts w:cs="Arial"/>
                <w:b/>
                <w:szCs w:val="20"/>
              </w:rPr>
            </w:pPr>
            <w:r w:rsidRPr="009029CF">
              <w:rPr>
                <w:rFonts w:cs="Arial"/>
                <w:b/>
                <w:szCs w:val="20"/>
              </w:rPr>
              <w:t>Evaluation Metric</w:t>
            </w:r>
          </w:p>
        </w:tc>
        <w:tc>
          <w:tcPr>
            <w:tcW w:w="1343" w:type="dxa"/>
          </w:tcPr>
          <w:p w14:paraId="100ABFC1" w14:textId="77777777" w:rsidR="0073764E" w:rsidRPr="009029CF" w:rsidRDefault="0073764E" w:rsidP="00DA3677">
            <w:pPr>
              <w:rPr>
                <w:rFonts w:cs="Arial"/>
                <w:b/>
                <w:szCs w:val="20"/>
              </w:rPr>
            </w:pPr>
            <w:r w:rsidRPr="009029CF">
              <w:rPr>
                <w:rFonts w:cs="Arial"/>
                <w:b/>
                <w:szCs w:val="20"/>
              </w:rPr>
              <w:t>Abbreviation</w:t>
            </w:r>
          </w:p>
        </w:tc>
        <w:tc>
          <w:tcPr>
            <w:tcW w:w="907" w:type="dxa"/>
          </w:tcPr>
          <w:p w14:paraId="076AF688" w14:textId="77777777" w:rsidR="0073764E" w:rsidRPr="009029CF" w:rsidRDefault="0073764E" w:rsidP="00DA3677">
            <w:pPr>
              <w:rPr>
                <w:rFonts w:cs="Arial"/>
                <w:b/>
                <w:szCs w:val="20"/>
              </w:rPr>
            </w:pPr>
            <w:r w:rsidRPr="009029CF">
              <w:rPr>
                <w:rFonts w:cs="Arial"/>
                <w:b/>
                <w:szCs w:val="20"/>
              </w:rPr>
              <w:t>Target</w:t>
            </w:r>
          </w:p>
        </w:tc>
        <w:tc>
          <w:tcPr>
            <w:tcW w:w="3538" w:type="dxa"/>
          </w:tcPr>
          <w:p w14:paraId="2D80615A" w14:textId="77777777" w:rsidR="0073764E" w:rsidRPr="009029CF" w:rsidRDefault="0073764E" w:rsidP="00DA3677">
            <w:pPr>
              <w:rPr>
                <w:rFonts w:cs="Arial"/>
                <w:b/>
                <w:szCs w:val="20"/>
              </w:rPr>
            </w:pPr>
            <w:r w:rsidRPr="009029CF">
              <w:rPr>
                <w:rFonts w:cs="Arial"/>
                <w:b/>
                <w:szCs w:val="20"/>
              </w:rPr>
              <w:t>Literature</w:t>
            </w:r>
          </w:p>
        </w:tc>
      </w:tr>
      <w:tr w:rsidR="0073764E" w:rsidRPr="009029CF" w14:paraId="41283C2C" w14:textId="77777777" w:rsidTr="00DA3677">
        <w:tc>
          <w:tcPr>
            <w:tcW w:w="2245" w:type="dxa"/>
          </w:tcPr>
          <w:p w14:paraId="38C0CFE8" w14:textId="77777777" w:rsidR="0073764E" w:rsidRPr="009029CF" w:rsidRDefault="0073764E" w:rsidP="00DA3677">
            <w:pPr>
              <w:rPr>
                <w:rFonts w:cs="Arial"/>
                <w:bCs/>
                <w:szCs w:val="20"/>
              </w:rPr>
            </w:pPr>
            <w:r w:rsidRPr="009029CF">
              <w:rPr>
                <w:rFonts w:cs="Arial"/>
                <w:bCs/>
                <w:szCs w:val="20"/>
              </w:rPr>
              <w:t>Root Mean Square Error of Approximation</w:t>
            </w:r>
          </w:p>
        </w:tc>
        <w:tc>
          <w:tcPr>
            <w:tcW w:w="1343" w:type="dxa"/>
          </w:tcPr>
          <w:p w14:paraId="57F4BA91" w14:textId="77777777" w:rsidR="0073764E" w:rsidRPr="009029CF" w:rsidRDefault="0073764E" w:rsidP="00DA3677">
            <w:pPr>
              <w:rPr>
                <w:rFonts w:cs="Arial"/>
                <w:bCs/>
                <w:szCs w:val="20"/>
              </w:rPr>
            </w:pPr>
            <w:r w:rsidRPr="009029CF">
              <w:rPr>
                <w:rFonts w:cs="Arial"/>
                <w:bCs/>
                <w:szCs w:val="20"/>
              </w:rPr>
              <w:t>RMSEA</w:t>
            </w:r>
          </w:p>
        </w:tc>
        <w:tc>
          <w:tcPr>
            <w:tcW w:w="907" w:type="dxa"/>
          </w:tcPr>
          <w:p w14:paraId="62A62ADC" w14:textId="77777777" w:rsidR="0073764E" w:rsidRPr="009029CF" w:rsidRDefault="0073764E" w:rsidP="00DA3677">
            <w:pPr>
              <w:rPr>
                <w:rFonts w:cs="Arial"/>
                <w:bCs/>
                <w:szCs w:val="20"/>
              </w:rPr>
            </w:pPr>
            <w:r w:rsidRPr="009029CF">
              <w:rPr>
                <w:rFonts w:cs="Arial"/>
                <w:bCs/>
                <w:szCs w:val="20"/>
              </w:rPr>
              <w:t>&lt; 0.10</w:t>
            </w:r>
          </w:p>
        </w:tc>
        <w:tc>
          <w:tcPr>
            <w:tcW w:w="3538" w:type="dxa"/>
          </w:tcPr>
          <w:p w14:paraId="1BC72020" w14:textId="77777777" w:rsidR="0073764E" w:rsidRPr="009029CF" w:rsidRDefault="0073764E" w:rsidP="00DA3677">
            <w:pPr>
              <w:rPr>
                <w:rFonts w:cs="Arial"/>
                <w:bCs/>
                <w:szCs w:val="20"/>
              </w:rPr>
            </w:pPr>
            <w:r w:rsidRPr="009029CF">
              <w:rPr>
                <w:rFonts w:cs="Arial"/>
                <w:bCs/>
                <w:szCs w:val="20"/>
              </w:rPr>
              <w:fldChar w:fldCharType="begin"/>
            </w:r>
            <w:r w:rsidRPr="009029CF">
              <w:rPr>
                <w:rFonts w:cs="Arial"/>
                <w:bCs/>
                <w:szCs w:val="20"/>
              </w:rPr>
              <w:instrText xml:space="preserve"> ADDIN ZOTERO_ITEM CSL_CITATION {"citationID":"fTwb0NUJ","properties":{"formattedCitation":"(MacCallum et al., 1996)","plainCitation":"(MacCallum et al., 1996)","noteIndex":0},"citationItems":[{"id":1703,"uris":["http://zotero.org/users/8793764/items/3RGIBTXA"],"itemData":{"id":1703,"type":"article-journal","abstract":"A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reserved)","container-title":"Psychological Methods","DOI":"10.1037/1082-989X.1.2.130","ISSN":"1939-1463","issue":"2","note":"publisher-place: US\npublisher: American Psychological Association","page":"130-149","source":"APA PsycNet","title":"Power analysis and determination of sample size for covariance structure modeling","volume":"1","author":[{"family":"MacCallum","given":"Robert C."},{"family":"Browne","given":"Michael W."},{"family":"Sugawara","given":"Hazuki M."}],"issued":{"date-parts":[["1996"]]}}}],"schema":"https://github.com/citation-style-language/schema/raw/master/csl-citation.json"} </w:instrText>
            </w:r>
            <w:r w:rsidRPr="009029CF">
              <w:rPr>
                <w:rFonts w:cs="Arial"/>
                <w:bCs/>
                <w:szCs w:val="20"/>
              </w:rPr>
              <w:fldChar w:fldCharType="separate"/>
            </w:r>
            <w:r w:rsidRPr="009029CF">
              <w:rPr>
                <w:rFonts w:cs="Arial"/>
              </w:rPr>
              <w:t>(MacCallum et al., 1996)</w:t>
            </w:r>
            <w:r w:rsidRPr="009029CF">
              <w:rPr>
                <w:rFonts w:cs="Arial"/>
                <w:bCs/>
                <w:szCs w:val="20"/>
              </w:rPr>
              <w:fldChar w:fldCharType="end"/>
            </w:r>
          </w:p>
        </w:tc>
      </w:tr>
      <w:tr w:rsidR="0073764E" w:rsidRPr="009029CF" w14:paraId="1F013FC7" w14:textId="77777777" w:rsidTr="00DA3677">
        <w:tc>
          <w:tcPr>
            <w:tcW w:w="2245" w:type="dxa"/>
          </w:tcPr>
          <w:p w14:paraId="3F9947F0" w14:textId="77777777" w:rsidR="0073764E" w:rsidRPr="009029CF" w:rsidRDefault="0073764E" w:rsidP="00DA3677">
            <w:pPr>
              <w:rPr>
                <w:rFonts w:cs="Arial"/>
                <w:bCs/>
                <w:szCs w:val="20"/>
              </w:rPr>
            </w:pPr>
            <w:r w:rsidRPr="009029CF">
              <w:rPr>
                <w:rFonts w:cs="Arial"/>
                <w:bCs/>
                <w:szCs w:val="20"/>
              </w:rPr>
              <w:t>Comparative Fit Index</w:t>
            </w:r>
          </w:p>
        </w:tc>
        <w:tc>
          <w:tcPr>
            <w:tcW w:w="1343" w:type="dxa"/>
          </w:tcPr>
          <w:p w14:paraId="7669A7DD" w14:textId="77777777" w:rsidR="0073764E" w:rsidRPr="009029CF" w:rsidRDefault="0073764E" w:rsidP="00DA3677">
            <w:pPr>
              <w:rPr>
                <w:rFonts w:cs="Arial"/>
                <w:bCs/>
                <w:szCs w:val="20"/>
              </w:rPr>
            </w:pPr>
            <w:r w:rsidRPr="009029CF">
              <w:rPr>
                <w:rFonts w:cs="Arial"/>
                <w:bCs/>
                <w:szCs w:val="20"/>
              </w:rPr>
              <w:t>CFI</w:t>
            </w:r>
          </w:p>
        </w:tc>
        <w:tc>
          <w:tcPr>
            <w:tcW w:w="907" w:type="dxa"/>
          </w:tcPr>
          <w:p w14:paraId="4E59B5C8" w14:textId="77777777" w:rsidR="0073764E" w:rsidRPr="009029CF" w:rsidRDefault="0073764E" w:rsidP="00DA3677">
            <w:pPr>
              <w:rPr>
                <w:rFonts w:cs="Arial"/>
                <w:bCs/>
                <w:szCs w:val="20"/>
              </w:rPr>
            </w:pPr>
            <w:r w:rsidRPr="009029CF">
              <w:rPr>
                <w:rFonts w:cs="Arial"/>
                <w:bCs/>
                <w:szCs w:val="20"/>
              </w:rPr>
              <w:t>&gt; 0.90</w:t>
            </w:r>
          </w:p>
        </w:tc>
        <w:tc>
          <w:tcPr>
            <w:tcW w:w="3538" w:type="dxa"/>
          </w:tcPr>
          <w:p w14:paraId="629F9418" w14:textId="77777777" w:rsidR="0073764E" w:rsidRPr="009029CF" w:rsidRDefault="0073764E" w:rsidP="00DA3677">
            <w:pPr>
              <w:rPr>
                <w:rFonts w:cs="Arial"/>
                <w:bCs/>
                <w:szCs w:val="20"/>
              </w:rPr>
            </w:pPr>
            <w:r w:rsidRPr="009029CF">
              <w:rPr>
                <w:rFonts w:cs="Arial"/>
                <w:bCs/>
                <w:szCs w:val="20"/>
              </w:rPr>
              <w:fldChar w:fldCharType="begin"/>
            </w:r>
            <w:r w:rsidRPr="009029CF">
              <w:rPr>
                <w:rFonts w:cs="Arial"/>
                <w:bCs/>
                <w:szCs w:val="20"/>
              </w:rPr>
              <w:instrText xml:space="preserve"> ADDIN ZOTERO_ITEM CSL_CITATION {"citationID":"F8YHr91w","properties":{"formattedCitation":"(Bentler &amp; Bonett, 1980)","plainCitation":"(Bentler &amp; Bonett, 1980)","noteIndex":0},"citationItems":[{"id":1705,"uris":["http://zotero.org/users/8793764/items/KH89PG7I"],"itemData":{"id":1705,"type":"article-journal","abstract":"Factor analysis, path analysis, structural equation modeling, and related multivariate statistical methods are based on maximum likelihood or generalized least squares estimation developed for covariance structure models (CSMs). Large-sample theory provides a chi-square goodness-of-fit test for comparing a model (M) against a general alternative M based on correlated variables. It is suggested that this comparison is insufficient for M evaluation. A general null M based on modified independence among variables is proposed as an additional reference point for the statistical and scientific evaluation of CSMs. Use of the null M in the context of a procedure that sequentially evaluates the statistical necessity of various sets of parameters places statistical methods in covariance structure analysis into a more complete framework. The concepts of ideal Ms and pseudo chi-square tests are introduced, and their roles in hypothesis testing are developed. The importance of supplementing statistical evaluation with incremental fit indices associated with the comparison of hierarchical Ms is also emphasized. Normed and nonnormed fit indices are developed and illustrated. (43 ref) (PsycINFO Database Record (c) 2016 APA, all rights reserved)","container-title":"Psychological Bulletin","DOI":"10.1037/0033-2909.88.3.588","ISSN":"1939-1455","issue":"3","note":"publisher-place: US\npublisher: American Psychological Association","page":"588-606","source":"APA PsycNet","title":"Significance tests and goodness of fit in the analysis of covariance structures","volume":"88","author":[{"family":"Bentler","given":"P. M."},{"family":"Bonett","given":"Douglas G."}],"issued":{"date-parts":[["1980"]]}}}],"schema":"https://github.com/citation-style-language/schema/raw/master/csl-citation.json"} </w:instrText>
            </w:r>
            <w:r w:rsidRPr="009029CF">
              <w:rPr>
                <w:rFonts w:cs="Arial"/>
                <w:bCs/>
                <w:szCs w:val="20"/>
              </w:rPr>
              <w:fldChar w:fldCharType="separate"/>
            </w:r>
            <w:r w:rsidRPr="009029CF">
              <w:rPr>
                <w:rFonts w:cs="Arial"/>
              </w:rPr>
              <w:t>(Bentler &amp; Bonett, 1980)</w:t>
            </w:r>
            <w:r w:rsidRPr="009029CF">
              <w:rPr>
                <w:rFonts w:cs="Arial"/>
                <w:bCs/>
                <w:szCs w:val="20"/>
              </w:rPr>
              <w:fldChar w:fldCharType="end"/>
            </w:r>
          </w:p>
        </w:tc>
      </w:tr>
      <w:tr w:rsidR="0073764E" w:rsidRPr="009029CF" w14:paraId="22E0A0E3" w14:textId="77777777" w:rsidTr="00DA3677">
        <w:tc>
          <w:tcPr>
            <w:tcW w:w="2245" w:type="dxa"/>
          </w:tcPr>
          <w:p w14:paraId="0DF86DB8" w14:textId="77777777" w:rsidR="0073764E" w:rsidRPr="009029CF" w:rsidRDefault="0073764E" w:rsidP="00DA3677">
            <w:pPr>
              <w:rPr>
                <w:rFonts w:cs="Arial"/>
                <w:bCs/>
                <w:szCs w:val="20"/>
              </w:rPr>
            </w:pPr>
            <w:r w:rsidRPr="009029CF">
              <w:rPr>
                <w:rFonts w:cs="Arial"/>
                <w:bCs/>
                <w:szCs w:val="20"/>
              </w:rPr>
              <w:t>Goodness of Fit Index</w:t>
            </w:r>
          </w:p>
        </w:tc>
        <w:tc>
          <w:tcPr>
            <w:tcW w:w="1343" w:type="dxa"/>
          </w:tcPr>
          <w:p w14:paraId="0E95D6B5" w14:textId="77777777" w:rsidR="0073764E" w:rsidRPr="009029CF" w:rsidRDefault="0073764E" w:rsidP="00DA3677">
            <w:pPr>
              <w:rPr>
                <w:rFonts w:cs="Arial"/>
                <w:bCs/>
                <w:szCs w:val="20"/>
              </w:rPr>
            </w:pPr>
            <w:r w:rsidRPr="009029CF">
              <w:rPr>
                <w:rFonts w:cs="Arial"/>
                <w:bCs/>
                <w:szCs w:val="20"/>
              </w:rPr>
              <w:t>GFI</w:t>
            </w:r>
          </w:p>
        </w:tc>
        <w:tc>
          <w:tcPr>
            <w:tcW w:w="907" w:type="dxa"/>
          </w:tcPr>
          <w:p w14:paraId="255A8D56" w14:textId="77777777" w:rsidR="0073764E" w:rsidRPr="009029CF" w:rsidRDefault="0073764E" w:rsidP="00DA3677">
            <w:pPr>
              <w:rPr>
                <w:rFonts w:cs="Arial"/>
                <w:bCs/>
                <w:szCs w:val="20"/>
              </w:rPr>
            </w:pPr>
            <w:r w:rsidRPr="009029CF">
              <w:rPr>
                <w:rFonts w:cs="Arial"/>
                <w:bCs/>
                <w:szCs w:val="20"/>
              </w:rPr>
              <w:t>&gt; 0.90</w:t>
            </w:r>
          </w:p>
        </w:tc>
        <w:tc>
          <w:tcPr>
            <w:tcW w:w="3538" w:type="dxa"/>
          </w:tcPr>
          <w:p w14:paraId="1DECDCD5" w14:textId="77777777" w:rsidR="0073764E" w:rsidRPr="009029CF" w:rsidRDefault="0073764E" w:rsidP="00DA3677">
            <w:pPr>
              <w:rPr>
                <w:rFonts w:cs="Arial"/>
                <w:bCs/>
                <w:szCs w:val="20"/>
              </w:rPr>
            </w:pPr>
            <w:r w:rsidRPr="009029CF">
              <w:rPr>
                <w:rFonts w:cs="Arial"/>
                <w:bCs/>
                <w:szCs w:val="20"/>
              </w:rPr>
              <w:fldChar w:fldCharType="begin"/>
            </w:r>
            <w:r w:rsidRPr="009029CF">
              <w:rPr>
                <w:rFonts w:cs="Arial"/>
                <w:bCs/>
                <w:szCs w:val="20"/>
              </w:rPr>
              <w:instrText xml:space="preserve"> ADDIN ZOTERO_ITEM CSL_CITATION {"citationID":"dKMByMC8","properties":{"formattedCitation":"(Bentler &amp; Bonett, 1980)","plainCitation":"(Bentler &amp; Bonett, 1980)","noteIndex":0},"citationItems":[{"id":1705,"uris":["http://zotero.org/users/8793764/items/KH89PG7I"],"itemData":{"id":1705,"type":"article-journal","abstract":"Factor analysis, path analysis, structural equation modeling, and related multivariate statistical methods are based on maximum likelihood or generalized least squares estimation developed for covariance structure models (CSMs). Large-sample theory provides a chi-square goodness-of-fit test for comparing a model (M) against a general alternative M based on correlated variables. It is suggested that this comparison is insufficient for M evaluation. A general null M based on modified independence among variables is proposed as an additional reference point for the statistical and scientific evaluation of CSMs. Use of the null M in the context of a procedure that sequentially evaluates the statistical necessity of various sets of parameters places statistical methods in covariance structure analysis into a more complete framework. The concepts of ideal Ms and pseudo chi-square tests are introduced, and their roles in hypothesis testing are developed. The importance of supplementing statistical evaluation with incremental fit indices associated with the comparison of hierarchical Ms is also emphasized. Normed and nonnormed fit indices are developed and illustrated. (43 ref) (PsycINFO Database Record (c) 2016 APA, all rights reserved)","container-title":"Psychological Bulletin","DOI":"10.1037/0033-2909.88.3.588","ISSN":"1939-1455","issue":"3","note":"publisher-place: US\npublisher: American Psychological Association","page":"588-606","source":"APA PsycNet","title":"Significance tests and goodness of fit in the analysis of covariance structures","volume":"88","author":[{"family":"Bentler","given":"P. M."},{"family":"Bonett","given":"Douglas G."}],"issued":{"date-parts":[["1980"]]}}}],"schema":"https://github.com/citation-style-language/schema/raw/master/csl-citation.json"} </w:instrText>
            </w:r>
            <w:r w:rsidRPr="009029CF">
              <w:rPr>
                <w:rFonts w:cs="Arial"/>
                <w:bCs/>
                <w:szCs w:val="20"/>
              </w:rPr>
              <w:fldChar w:fldCharType="separate"/>
            </w:r>
            <w:r w:rsidRPr="009029CF">
              <w:rPr>
                <w:rFonts w:cs="Arial"/>
              </w:rPr>
              <w:t>(Bentler &amp; Bonett, 1980)</w:t>
            </w:r>
            <w:r w:rsidRPr="009029CF">
              <w:rPr>
                <w:rFonts w:cs="Arial"/>
                <w:bCs/>
                <w:szCs w:val="20"/>
              </w:rPr>
              <w:fldChar w:fldCharType="end"/>
            </w:r>
          </w:p>
        </w:tc>
      </w:tr>
      <w:tr w:rsidR="0073764E" w:rsidRPr="009029CF" w14:paraId="2E802C52" w14:textId="77777777" w:rsidTr="00DA3677">
        <w:tc>
          <w:tcPr>
            <w:tcW w:w="2245" w:type="dxa"/>
          </w:tcPr>
          <w:p w14:paraId="1E88DF36" w14:textId="77777777" w:rsidR="0073764E" w:rsidRPr="009029CF" w:rsidRDefault="0073764E" w:rsidP="00DA3677">
            <w:pPr>
              <w:rPr>
                <w:rFonts w:cs="Arial"/>
                <w:bCs/>
                <w:szCs w:val="20"/>
              </w:rPr>
            </w:pPr>
            <w:r w:rsidRPr="009029CF">
              <w:rPr>
                <w:rFonts w:cs="Arial"/>
                <w:bCs/>
                <w:szCs w:val="20"/>
              </w:rPr>
              <w:t>Tucker Lewis Index</w:t>
            </w:r>
          </w:p>
        </w:tc>
        <w:tc>
          <w:tcPr>
            <w:tcW w:w="1343" w:type="dxa"/>
          </w:tcPr>
          <w:p w14:paraId="03E7DDAF" w14:textId="77777777" w:rsidR="0073764E" w:rsidRPr="009029CF" w:rsidRDefault="0073764E" w:rsidP="00DA3677">
            <w:pPr>
              <w:rPr>
                <w:rFonts w:cs="Arial"/>
                <w:bCs/>
                <w:szCs w:val="20"/>
              </w:rPr>
            </w:pPr>
            <w:r w:rsidRPr="009029CF">
              <w:rPr>
                <w:rFonts w:cs="Arial"/>
                <w:bCs/>
                <w:szCs w:val="20"/>
              </w:rPr>
              <w:t>TLI</w:t>
            </w:r>
          </w:p>
        </w:tc>
        <w:tc>
          <w:tcPr>
            <w:tcW w:w="907" w:type="dxa"/>
          </w:tcPr>
          <w:p w14:paraId="7130257D" w14:textId="77777777" w:rsidR="0073764E" w:rsidRPr="009029CF" w:rsidRDefault="0073764E" w:rsidP="00DA3677">
            <w:pPr>
              <w:rPr>
                <w:rFonts w:cs="Arial"/>
                <w:bCs/>
                <w:szCs w:val="20"/>
              </w:rPr>
            </w:pPr>
            <w:r w:rsidRPr="009029CF">
              <w:rPr>
                <w:rFonts w:cs="Arial"/>
                <w:bCs/>
                <w:szCs w:val="20"/>
              </w:rPr>
              <w:t>&gt; 0.95</w:t>
            </w:r>
          </w:p>
        </w:tc>
        <w:tc>
          <w:tcPr>
            <w:tcW w:w="3538" w:type="dxa"/>
          </w:tcPr>
          <w:p w14:paraId="5F1B1EF9" w14:textId="77777777" w:rsidR="0073764E" w:rsidRPr="009029CF" w:rsidRDefault="0073764E" w:rsidP="00DA3677">
            <w:pPr>
              <w:rPr>
                <w:rFonts w:cs="Arial"/>
                <w:bCs/>
                <w:szCs w:val="20"/>
              </w:rPr>
            </w:pPr>
            <w:r w:rsidRPr="009029CF">
              <w:rPr>
                <w:rFonts w:cs="Arial"/>
                <w:bCs/>
                <w:szCs w:val="20"/>
              </w:rPr>
              <w:fldChar w:fldCharType="begin"/>
            </w:r>
            <w:r w:rsidRPr="009029CF">
              <w:rPr>
                <w:rFonts w:cs="Arial"/>
                <w:bCs/>
                <w:szCs w:val="20"/>
              </w:rPr>
              <w:instrText xml:space="preserve"> ADDIN ZOTERO_ITEM CSL_CITATION {"citationID":"k28YiJc3","properties":{"formattedCitation":"(Tucker &amp; Lewis, 1973)","plainCitation":"(Tucker &amp; Lewis, 1973)","noteIndex":0},"citationItems":[{"id":1707,"uris":["http://zotero.org/users/8793764/items/LJF7TU3Q"],"itemData":{"id":1707,"type":"article-journal","abstract":"Maximum likelihood factor analysis provides an effective method for estimation of factor matrices and a useful test statistic in the likelihood ratio for rejection of overly simple factor models. A reliability coefficient is proposed to indicate quality of representation of interrelations among attributes in a battery by a maximum likelihood factor analysis. Usually, for a large sample of individuals or objects, the likelihood ratio statistic could indicate that an otherwise acceptable factor model does not exactly represent the interrelations among the attributes for a population. The reliability coefficient could indicate a very close representation in this case and be a better indication as to whether to accept or reject the factor solution.","container-title":"Psychometrika","DOI":"10.1007/BF02291170","ISSN":"1860-0980","issue":"1","journalAbbreviation":"Psychometrika","language":"en","page":"1-10","source":"Springer Link","title":"A reliability coefficient for maximum likelihood factor analysis","volume":"38","author":[{"family":"Tucker","given":"Ledyard R."},{"family":"Lewis","given":"Charles"}],"issued":{"date-parts":[["1973",3,1]]}}}],"schema":"https://github.com/citation-style-language/schema/raw/master/csl-citation.json"} </w:instrText>
            </w:r>
            <w:r w:rsidRPr="009029CF">
              <w:rPr>
                <w:rFonts w:cs="Arial"/>
                <w:bCs/>
                <w:szCs w:val="20"/>
              </w:rPr>
              <w:fldChar w:fldCharType="separate"/>
            </w:r>
            <w:r w:rsidRPr="009029CF">
              <w:rPr>
                <w:rFonts w:cs="Arial"/>
              </w:rPr>
              <w:t>(Tucker &amp; Lewis, 1973)</w:t>
            </w:r>
            <w:r w:rsidRPr="009029CF">
              <w:rPr>
                <w:rFonts w:cs="Arial"/>
                <w:bCs/>
                <w:szCs w:val="20"/>
              </w:rPr>
              <w:fldChar w:fldCharType="end"/>
            </w:r>
          </w:p>
        </w:tc>
      </w:tr>
    </w:tbl>
    <w:p w14:paraId="40A7DAB2" w14:textId="5EE9EA26" w:rsidR="00CF1DFD" w:rsidRPr="009029CF" w:rsidRDefault="00CF1DFD" w:rsidP="00972AA9">
      <w:pPr>
        <w:rPr>
          <w:rFonts w:cs="Arial"/>
          <w:b/>
          <w:szCs w:val="20"/>
        </w:rPr>
      </w:pPr>
    </w:p>
    <w:p w14:paraId="1DFB17F0" w14:textId="77777777" w:rsidR="00AE12E6" w:rsidRDefault="00AE12E6" w:rsidP="009B10A3">
      <w:pPr>
        <w:pStyle w:val="Caption"/>
        <w:rPr>
          <w:ins w:id="118" w:author="Chamberlain, Darryl" w:date="2025-02-05T17:47:00Z" w16du:dateUtc="2025-02-05T22:47:00Z"/>
          <w:rFonts w:cs="Arial"/>
        </w:rPr>
      </w:pPr>
      <w:bookmarkStart w:id="119" w:name="_Ref163043308"/>
    </w:p>
    <w:p w14:paraId="618336A2" w14:textId="77777777" w:rsidR="00AE12E6" w:rsidRDefault="00AE12E6" w:rsidP="009B10A3">
      <w:pPr>
        <w:pStyle w:val="Caption"/>
        <w:rPr>
          <w:ins w:id="120" w:author="Chamberlain, Darryl" w:date="2025-02-05T17:47:00Z" w16du:dateUtc="2025-02-05T22:47:00Z"/>
          <w:rFonts w:cs="Arial"/>
        </w:rPr>
      </w:pPr>
    </w:p>
    <w:p w14:paraId="0189A69D" w14:textId="7875FD4C" w:rsidR="000539A1" w:rsidRPr="009029CF" w:rsidRDefault="000539A1" w:rsidP="009B10A3">
      <w:pPr>
        <w:pStyle w:val="Caption"/>
        <w:rPr>
          <w:rFonts w:cs="Arial"/>
        </w:rPr>
      </w:pPr>
      <w:r w:rsidRPr="009029CF">
        <w:rPr>
          <w:rFonts w:cs="Arial"/>
        </w:rPr>
        <w:t xml:space="preserve">Table </w:t>
      </w:r>
      <w:r w:rsidRPr="009029CF">
        <w:rPr>
          <w:rFonts w:cs="Arial"/>
        </w:rPr>
        <w:fldChar w:fldCharType="begin"/>
      </w:r>
      <w:r w:rsidRPr="009029CF">
        <w:rPr>
          <w:rFonts w:cs="Arial"/>
        </w:rPr>
        <w:instrText xml:space="preserve"> SEQ Table \* ARABIC </w:instrText>
      </w:r>
      <w:r w:rsidRPr="009029CF">
        <w:rPr>
          <w:rFonts w:cs="Arial"/>
        </w:rPr>
        <w:fldChar w:fldCharType="separate"/>
      </w:r>
      <w:r w:rsidRPr="009029CF">
        <w:rPr>
          <w:rFonts w:cs="Arial"/>
          <w:noProof/>
        </w:rPr>
        <w:t>3</w:t>
      </w:r>
      <w:r w:rsidRPr="009029CF">
        <w:rPr>
          <w:rFonts w:cs="Arial"/>
          <w:noProof/>
        </w:rPr>
        <w:fldChar w:fldCharType="end"/>
      </w:r>
      <w:bookmarkEnd w:id="119"/>
      <w:r w:rsidRPr="009029CF">
        <w:rPr>
          <w:rFonts w:cs="Arial"/>
        </w:rPr>
        <w:t>: Results from Exploratory Factor Analysis for Cognitive Load</w:t>
      </w:r>
    </w:p>
    <w:p w14:paraId="1669C435" w14:textId="77777777" w:rsidR="000539A1" w:rsidRDefault="000539A1" w:rsidP="000539A1">
      <w:pPr>
        <w:rPr>
          <w:rFonts w:cs="Arial"/>
          <w:bCs/>
          <w:szCs w:val="20"/>
        </w:rPr>
      </w:pPr>
    </w:p>
    <w:tbl>
      <w:tblPr>
        <w:tblStyle w:val="TableGrid"/>
        <w:tblW w:w="0" w:type="auto"/>
        <w:tblLook w:val="04A0" w:firstRow="1" w:lastRow="0" w:firstColumn="1" w:lastColumn="0" w:noHBand="0" w:noVBand="1"/>
      </w:tblPr>
      <w:tblGrid>
        <w:gridCol w:w="9350"/>
      </w:tblGrid>
      <w:tr w:rsidR="000539A1" w14:paraId="2699622C" w14:textId="77777777" w:rsidTr="00DA3677">
        <w:tc>
          <w:tcPr>
            <w:tcW w:w="9350" w:type="dxa"/>
          </w:tcPr>
          <w:p w14:paraId="7298CFCF" w14:textId="77777777" w:rsidR="000539A1" w:rsidRPr="005763C6" w:rsidRDefault="000539A1" w:rsidP="00DA3677">
            <w:pPr>
              <w:shd w:val="clear" w:color="auto" w:fill="FFFFFF"/>
              <w:spacing w:line="315" w:lineRule="atLeast"/>
              <w:rPr>
                <w:rFonts w:ascii="Menlo" w:hAnsi="Menlo" w:cs="Menlo"/>
                <w:color w:val="000000" w:themeColor="text1"/>
                <w:sz w:val="16"/>
                <w:szCs w:val="16"/>
              </w:rPr>
            </w:pPr>
            <w:proofErr w:type="spellStart"/>
            <w:r w:rsidRPr="005763C6">
              <w:rPr>
                <w:rFonts w:ascii="Menlo" w:hAnsi="Menlo" w:cs="Menlo"/>
                <w:color w:val="000000" w:themeColor="text1"/>
                <w:sz w:val="16"/>
                <w:szCs w:val="16"/>
              </w:rPr>
              <w:t>replying_to_posts</w:t>
            </w:r>
            <w:proofErr w:type="spellEnd"/>
            <w:r w:rsidRPr="005763C6">
              <w:rPr>
                <w:rFonts w:ascii="Menlo" w:hAnsi="Menlo" w:cs="Menlo"/>
                <w:color w:val="000000" w:themeColor="text1"/>
                <w:sz w:val="16"/>
                <w:szCs w:val="16"/>
              </w:rPr>
              <w:t xml:space="preserve"> =~ CL_RtP_1 + CL_RtP_3 + CL_RtP_2 + CL_RtP_4</w:t>
            </w:r>
          </w:p>
          <w:p w14:paraId="6B693EFE" w14:textId="77777777" w:rsidR="000539A1" w:rsidRPr="005763C6" w:rsidRDefault="000539A1" w:rsidP="00DA3677">
            <w:pPr>
              <w:shd w:val="clear" w:color="auto" w:fill="FFFFFF"/>
              <w:spacing w:line="315" w:lineRule="atLeast"/>
              <w:rPr>
                <w:rFonts w:ascii="Menlo" w:hAnsi="Menlo" w:cs="Menlo"/>
                <w:color w:val="000000" w:themeColor="text1"/>
                <w:sz w:val="16"/>
                <w:szCs w:val="16"/>
              </w:rPr>
            </w:pPr>
            <w:proofErr w:type="spellStart"/>
            <w:r w:rsidRPr="005763C6">
              <w:rPr>
                <w:rFonts w:ascii="Menlo" w:hAnsi="Menlo" w:cs="Menlo"/>
                <w:color w:val="000000" w:themeColor="text1"/>
                <w:sz w:val="16"/>
                <w:szCs w:val="16"/>
              </w:rPr>
              <w:t>understanding_expectations</w:t>
            </w:r>
            <w:proofErr w:type="spellEnd"/>
            <w:r w:rsidRPr="005763C6">
              <w:rPr>
                <w:rFonts w:ascii="Menlo" w:hAnsi="Menlo" w:cs="Menlo"/>
                <w:color w:val="000000" w:themeColor="text1"/>
                <w:sz w:val="16"/>
                <w:szCs w:val="16"/>
              </w:rPr>
              <w:t xml:space="preserve"> =~ CL_UE_3 + CL_UE_1 + CL_UE_2 + CL_UE_4</w:t>
            </w:r>
          </w:p>
          <w:p w14:paraId="3FA28DC9" w14:textId="77777777" w:rsidR="000539A1" w:rsidRPr="005763C6" w:rsidRDefault="000539A1" w:rsidP="00DA3677">
            <w:pPr>
              <w:shd w:val="clear" w:color="auto" w:fill="FFFFFF"/>
              <w:spacing w:line="315" w:lineRule="atLeast"/>
              <w:rPr>
                <w:rFonts w:ascii="Menlo" w:hAnsi="Menlo" w:cs="Menlo"/>
                <w:color w:val="000000" w:themeColor="text1"/>
                <w:sz w:val="16"/>
                <w:szCs w:val="16"/>
              </w:rPr>
            </w:pPr>
            <w:proofErr w:type="spellStart"/>
            <w:r w:rsidRPr="005763C6">
              <w:rPr>
                <w:rFonts w:ascii="Menlo" w:hAnsi="Menlo" w:cs="Menlo"/>
                <w:color w:val="000000" w:themeColor="text1"/>
                <w:sz w:val="16"/>
                <w:szCs w:val="16"/>
              </w:rPr>
              <w:t>integrate_feedback</w:t>
            </w:r>
            <w:proofErr w:type="spellEnd"/>
            <w:r w:rsidRPr="005763C6">
              <w:rPr>
                <w:rFonts w:ascii="Menlo" w:hAnsi="Menlo" w:cs="Menlo"/>
                <w:color w:val="000000" w:themeColor="text1"/>
                <w:sz w:val="16"/>
                <w:szCs w:val="16"/>
              </w:rPr>
              <w:t xml:space="preserve"> =~ CL_IF_4 + CL_IF_2 + CL_IF_1 + CL_IF_3 + CL_RP_4 + CL_RtP_4 + CL_IP_4</w:t>
            </w:r>
          </w:p>
          <w:p w14:paraId="5A262711" w14:textId="77777777" w:rsidR="000539A1" w:rsidRPr="005763C6" w:rsidRDefault="000539A1" w:rsidP="00DA3677">
            <w:pPr>
              <w:shd w:val="clear" w:color="auto" w:fill="FFFFFF"/>
              <w:spacing w:line="315" w:lineRule="atLeast"/>
              <w:rPr>
                <w:rFonts w:ascii="Menlo" w:hAnsi="Menlo" w:cs="Menlo"/>
                <w:color w:val="000000" w:themeColor="text1"/>
                <w:sz w:val="16"/>
                <w:szCs w:val="16"/>
              </w:rPr>
            </w:pPr>
            <w:proofErr w:type="spellStart"/>
            <w:r w:rsidRPr="005763C6">
              <w:rPr>
                <w:rFonts w:ascii="Menlo" w:hAnsi="Menlo" w:cs="Menlo"/>
                <w:color w:val="000000" w:themeColor="text1"/>
                <w:sz w:val="16"/>
                <w:szCs w:val="16"/>
              </w:rPr>
              <w:t>reading_posts</w:t>
            </w:r>
            <w:proofErr w:type="spellEnd"/>
            <w:r w:rsidRPr="005763C6">
              <w:rPr>
                <w:rFonts w:ascii="Menlo" w:hAnsi="Menlo" w:cs="Menlo"/>
                <w:color w:val="000000" w:themeColor="text1"/>
                <w:sz w:val="16"/>
                <w:szCs w:val="16"/>
              </w:rPr>
              <w:t xml:space="preserve"> =~ CL_RP_2 + CL_RP_3 + CL_RP_1 + CL_RP_4 + CL_RtP_2</w:t>
            </w:r>
          </w:p>
          <w:p w14:paraId="04B5A938" w14:textId="77777777" w:rsidR="000539A1" w:rsidRPr="005763C6" w:rsidRDefault="000539A1" w:rsidP="00DA3677">
            <w:pPr>
              <w:shd w:val="clear" w:color="auto" w:fill="FFFFFF"/>
              <w:spacing w:line="315" w:lineRule="atLeast"/>
              <w:rPr>
                <w:rFonts w:ascii="Menlo" w:hAnsi="Menlo" w:cs="Menlo"/>
                <w:color w:val="000000" w:themeColor="text1"/>
                <w:sz w:val="16"/>
                <w:szCs w:val="16"/>
              </w:rPr>
            </w:pPr>
            <w:proofErr w:type="spellStart"/>
            <w:r w:rsidRPr="005763C6">
              <w:rPr>
                <w:rFonts w:ascii="Menlo" w:hAnsi="Menlo" w:cs="Menlo"/>
                <w:color w:val="000000" w:themeColor="text1"/>
                <w:sz w:val="16"/>
                <w:szCs w:val="16"/>
              </w:rPr>
              <w:t>initial_post</w:t>
            </w:r>
            <w:proofErr w:type="spellEnd"/>
            <w:r w:rsidRPr="005763C6">
              <w:rPr>
                <w:rFonts w:ascii="Menlo" w:hAnsi="Menlo" w:cs="Menlo"/>
                <w:color w:val="000000" w:themeColor="text1"/>
                <w:sz w:val="16"/>
                <w:szCs w:val="16"/>
              </w:rPr>
              <w:t xml:space="preserve"> =~ CL_IP_1 + CL_IP_4 + CL_IP_2 + CL_IP_3 + CL_UE_2</w:t>
            </w:r>
          </w:p>
          <w:p w14:paraId="48298E5A" w14:textId="77777777" w:rsidR="000539A1" w:rsidRPr="005763C6" w:rsidRDefault="000539A1" w:rsidP="00DA3677">
            <w:pPr>
              <w:shd w:val="clear" w:color="auto" w:fill="FFFFFF"/>
              <w:spacing w:line="315" w:lineRule="atLeast"/>
              <w:rPr>
                <w:rFonts w:ascii="Menlo" w:hAnsi="Menlo" w:cs="Menlo"/>
                <w:color w:val="000000" w:themeColor="text1"/>
                <w:sz w:val="16"/>
                <w:szCs w:val="16"/>
              </w:rPr>
            </w:pPr>
            <w:proofErr w:type="spellStart"/>
            <w:r w:rsidRPr="005763C6">
              <w:rPr>
                <w:rFonts w:ascii="Menlo" w:hAnsi="Menlo" w:cs="Menlo"/>
                <w:color w:val="000000" w:themeColor="text1"/>
                <w:sz w:val="16"/>
                <w:szCs w:val="16"/>
              </w:rPr>
              <w:t>cognitive_load</w:t>
            </w:r>
            <w:proofErr w:type="spellEnd"/>
            <w:r w:rsidRPr="005763C6">
              <w:rPr>
                <w:rFonts w:ascii="Menlo" w:hAnsi="Menlo" w:cs="Menlo"/>
                <w:color w:val="000000" w:themeColor="text1"/>
                <w:sz w:val="16"/>
                <w:szCs w:val="16"/>
              </w:rPr>
              <w:t xml:space="preserve"> =~ </w:t>
            </w:r>
            <w:proofErr w:type="spellStart"/>
            <w:r w:rsidRPr="005763C6">
              <w:rPr>
                <w:rFonts w:ascii="Menlo" w:hAnsi="Menlo" w:cs="Menlo"/>
                <w:color w:val="000000" w:themeColor="text1"/>
                <w:sz w:val="16"/>
                <w:szCs w:val="16"/>
              </w:rPr>
              <w:t>understanding_expectations</w:t>
            </w:r>
            <w:proofErr w:type="spellEnd"/>
            <w:r w:rsidRPr="005763C6">
              <w:rPr>
                <w:rFonts w:ascii="Menlo" w:hAnsi="Menlo" w:cs="Menlo"/>
                <w:color w:val="000000" w:themeColor="text1"/>
                <w:sz w:val="16"/>
                <w:szCs w:val="16"/>
              </w:rPr>
              <w:t xml:space="preserve"> + </w:t>
            </w:r>
            <w:proofErr w:type="spellStart"/>
            <w:r w:rsidRPr="005763C6">
              <w:rPr>
                <w:rFonts w:ascii="Menlo" w:hAnsi="Menlo" w:cs="Menlo"/>
                <w:color w:val="000000" w:themeColor="text1"/>
                <w:sz w:val="16"/>
                <w:szCs w:val="16"/>
              </w:rPr>
              <w:t>initial_post</w:t>
            </w:r>
            <w:proofErr w:type="spellEnd"/>
            <w:r w:rsidRPr="005763C6">
              <w:rPr>
                <w:rFonts w:ascii="Menlo" w:hAnsi="Menlo" w:cs="Menlo"/>
                <w:color w:val="000000" w:themeColor="text1"/>
                <w:sz w:val="16"/>
                <w:szCs w:val="16"/>
              </w:rPr>
              <w:t xml:space="preserve"> + </w:t>
            </w:r>
            <w:proofErr w:type="spellStart"/>
            <w:r w:rsidRPr="005763C6">
              <w:rPr>
                <w:rFonts w:ascii="Menlo" w:hAnsi="Menlo" w:cs="Menlo"/>
                <w:color w:val="000000" w:themeColor="text1"/>
                <w:sz w:val="16"/>
                <w:szCs w:val="16"/>
              </w:rPr>
              <w:t>reading_posts</w:t>
            </w:r>
            <w:proofErr w:type="spellEnd"/>
            <w:r w:rsidRPr="005763C6">
              <w:rPr>
                <w:rFonts w:ascii="Menlo" w:hAnsi="Menlo" w:cs="Menlo"/>
                <w:color w:val="000000" w:themeColor="text1"/>
                <w:sz w:val="16"/>
                <w:szCs w:val="16"/>
              </w:rPr>
              <w:t xml:space="preserve"> + </w:t>
            </w:r>
            <w:proofErr w:type="spellStart"/>
            <w:r w:rsidRPr="005763C6">
              <w:rPr>
                <w:rFonts w:ascii="Menlo" w:hAnsi="Menlo" w:cs="Menlo"/>
                <w:color w:val="000000" w:themeColor="text1"/>
                <w:sz w:val="16"/>
                <w:szCs w:val="16"/>
              </w:rPr>
              <w:t>replying_to_posts</w:t>
            </w:r>
            <w:proofErr w:type="spellEnd"/>
            <w:r w:rsidRPr="005763C6">
              <w:rPr>
                <w:rFonts w:ascii="Menlo" w:hAnsi="Menlo" w:cs="Menlo"/>
                <w:color w:val="000000" w:themeColor="text1"/>
                <w:sz w:val="16"/>
                <w:szCs w:val="16"/>
              </w:rPr>
              <w:t xml:space="preserve"> + </w:t>
            </w:r>
            <w:proofErr w:type="spellStart"/>
            <w:r w:rsidRPr="005763C6">
              <w:rPr>
                <w:rFonts w:ascii="Menlo" w:hAnsi="Menlo" w:cs="Menlo"/>
                <w:color w:val="000000" w:themeColor="text1"/>
                <w:sz w:val="16"/>
                <w:szCs w:val="16"/>
              </w:rPr>
              <w:t>integrate_feedback</w:t>
            </w:r>
            <w:proofErr w:type="spellEnd"/>
          </w:p>
          <w:p w14:paraId="7D46F7B2" w14:textId="77777777" w:rsidR="000539A1" w:rsidRDefault="000539A1" w:rsidP="00DA3677">
            <w:pPr>
              <w:keepNext/>
              <w:rPr>
                <w:rFonts w:cs="Arial"/>
                <w:bCs/>
                <w:szCs w:val="20"/>
              </w:rPr>
            </w:pPr>
          </w:p>
        </w:tc>
      </w:tr>
    </w:tbl>
    <w:p w14:paraId="4EC89F07" w14:textId="20FE46FD" w:rsidR="000539A1" w:rsidRDefault="000539A1" w:rsidP="00972AA9">
      <w:pPr>
        <w:rPr>
          <w:rFonts w:cs="Arial"/>
          <w:b/>
          <w:szCs w:val="20"/>
        </w:rPr>
      </w:pPr>
    </w:p>
    <w:p w14:paraId="5C3F19B4" w14:textId="77777777" w:rsidR="0052258C" w:rsidRPr="009029CF" w:rsidRDefault="0052258C" w:rsidP="009B10A3">
      <w:pPr>
        <w:pStyle w:val="Caption"/>
        <w:rPr>
          <w:rFonts w:cs="Arial"/>
        </w:rPr>
      </w:pPr>
      <w:bookmarkStart w:id="121" w:name="_Ref164078887"/>
      <w:r w:rsidRPr="009029CF">
        <w:rPr>
          <w:rFonts w:cs="Arial"/>
        </w:rPr>
        <w:t xml:space="preserve">Table </w:t>
      </w:r>
      <w:r w:rsidRPr="009029CF">
        <w:rPr>
          <w:rFonts w:cs="Arial"/>
        </w:rPr>
        <w:fldChar w:fldCharType="begin"/>
      </w:r>
      <w:r w:rsidRPr="009029CF">
        <w:rPr>
          <w:rFonts w:cs="Arial"/>
        </w:rPr>
        <w:instrText xml:space="preserve"> SEQ Table \* ARABIC </w:instrText>
      </w:r>
      <w:r w:rsidRPr="009029CF">
        <w:rPr>
          <w:rFonts w:cs="Arial"/>
        </w:rPr>
        <w:fldChar w:fldCharType="separate"/>
      </w:r>
      <w:r w:rsidRPr="009029CF">
        <w:rPr>
          <w:rFonts w:cs="Arial"/>
          <w:noProof/>
        </w:rPr>
        <w:t>4</w:t>
      </w:r>
      <w:r w:rsidRPr="009029CF">
        <w:rPr>
          <w:rFonts w:cs="Arial"/>
          <w:noProof/>
        </w:rPr>
        <w:fldChar w:fldCharType="end"/>
      </w:r>
      <w:bookmarkEnd w:id="121"/>
      <w:r w:rsidRPr="009029CF">
        <w:rPr>
          <w:rFonts w:cs="Arial"/>
        </w:rPr>
        <w:t>: Covariance matrix for latent factors associated to Cognitive Load with p-values in parentheses. Grayed-out cells do not provide evidence that the two latent values covary with one another.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2258C" w14:paraId="7D453BBF" w14:textId="77777777" w:rsidTr="00DA3677">
        <w:tc>
          <w:tcPr>
            <w:tcW w:w="1558" w:type="dxa"/>
          </w:tcPr>
          <w:p w14:paraId="2E947401" w14:textId="77777777" w:rsidR="0052258C" w:rsidRDefault="0052258C" w:rsidP="00DA3677">
            <w:pPr>
              <w:rPr>
                <w:rFonts w:cs="Arial"/>
                <w:bCs/>
                <w:szCs w:val="20"/>
              </w:rPr>
            </w:pPr>
          </w:p>
        </w:tc>
        <w:tc>
          <w:tcPr>
            <w:tcW w:w="1558" w:type="dxa"/>
          </w:tcPr>
          <w:p w14:paraId="103303B0" w14:textId="77777777" w:rsidR="0052258C" w:rsidRDefault="0052258C" w:rsidP="00DA3677">
            <w:pPr>
              <w:rPr>
                <w:rFonts w:cs="Arial"/>
                <w:bCs/>
                <w:szCs w:val="20"/>
              </w:rPr>
            </w:pPr>
            <w:r>
              <w:rPr>
                <w:rFonts w:cs="Arial"/>
                <w:bCs/>
                <w:i/>
                <w:iCs/>
                <w:szCs w:val="20"/>
              </w:rPr>
              <w:t>Understanding Expectations</w:t>
            </w:r>
          </w:p>
        </w:tc>
        <w:tc>
          <w:tcPr>
            <w:tcW w:w="1558" w:type="dxa"/>
          </w:tcPr>
          <w:p w14:paraId="102128B1" w14:textId="77777777" w:rsidR="0052258C" w:rsidRDefault="0052258C" w:rsidP="00DA3677">
            <w:pPr>
              <w:rPr>
                <w:rFonts w:cs="Arial"/>
                <w:bCs/>
                <w:szCs w:val="20"/>
              </w:rPr>
            </w:pPr>
            <w:r>
              <w:rPr>
                <w:rFonts w:cs="Arial"/>
                <w:bCs/>
                <w:i/>
                <w:iCs/>
                <w:szCs w:val="20"/>
              </w:rPr>
              <w:t>Initial Post</w:t>
            </w:r>
          </w:p>
        </w:tc>
        <w:tc>
          <w:tcPr>
            <w:tcW w:w="1558" w:type="dxa"/>
          </w:tcPr>
          <w:p w14:paraId="6322D927" w14:textId="77777777" w:rsidR="0052258C" w:rsidRDefault="0052258C" w:rsidP="00DA3677">
            <w:pPr>
              <w:rPr>
                <w:rFonts w:cs="Arial"/>
                <w:bCs/>
                <w:szCs w:val="20"/>
              </w:rPr>
            </w:pPr>
            <w:r>
              <w:rPr>
                <w:rFonts w:cs="Arial"/>
                <w:bCs/>
                <w:i/>
                <w:iCs/>
                <w:szCs w:val="20"/>
              </w:rPr>
              <w:t>Reading Posts</w:t>
            </w:r>
          </w:p>
        </w:tc>
        <w:tc>
          <w:tcPr>
            <w:tcW w:w="1559" w:type="dxa"/>
          </w:tcPr>
          <w:p w14:paraId="4AF1989D" w14:textId="77777777" w:rsidR="0052258C" w:rsidRDefault="0052258C" w:rsidP="00DA3677">
            <w:pPr>
              <w:rPr>
                <w:rFonts w:cs="Arial"/>
                <w:bCs/>
                <w:szCs w:val="20"/>
              </w:rPr>
            </w:pPr>
            <w:r>
              <w:rPr>
                <w:rFonts w:cs="Arial"/>
                <w:bCs/>
                <w:i/>
                <w:iCs/>
                <w:szCs w:val="20"/>
              </w:rPr>
              <w:t>Replying to Posts</w:t>
            </w:r>
          </w:p>
        </w:tc>
        <w:tc>
          <w:tcPr>
            <w:tcW w:w="1559" w:type="dxa"/>
          </w:tcPr>
          <w:p w14:paraId="3178AB02" w14:textId="77777777" w:rsidR="0052258C" w:rsidRPr="000910CA" w:rsidRDefault="0052258C" w:rsidP="00DA3677">
            <w:pPr>
              <w:rPr>
                <w:rFonts w:cs="Arial"/>
                <w:bCs/>
                <w:i/>
                <w:iCs/>
                <w:szCs w:val="20"/>
              </w:rPr>
            </w:pPr>
            <w:r>
              <w:rPr>
                <w:rFonts w:cs="Arial"/>
                <w:bCs/>
                <w:i/>
                <w:iCs/>
                <w:szCs w:val="20"/>
              </w:rPr>
              <w:t>Integrate Feedback</w:t>
            </w:r>
          </w:p>
        </w:tc>
      </w:tr>
      <w:tr w:rsidR="0052258C" w14:paraId="61F76747" w14:textId="77777777" w:rsidTr="00DA3677">
        <w:tc>
          <w:tcPr>
            <w:tcW w:w="1558" w:type="dxa"/>
          </w:tcPr>
          <w:p w14:paraId="64120E4A" w14:textId="77777777" w:rsidR="0052258C" w:rsidRDefault="0052258C" w:rsidP="00DA3677">
            <w:pPr>
              <w:rPr>
                <w:rFonts w:cs="Arial"/>
                <w:bCs/>
                <w:szCs w:val="20"/>
              </w:rPr>
            </w:pPr>
            <w:r>
              <w:rPr>
                <w:rFonts w:cs="Arial"/>
                <w:bCs/>
                <w:i/>
                <w:iCs/>
                <w:szCs w:val="20"/>
              </w:rPr>
              <w:t>Understanding Expectations</w:t>
            </w:r>
          </w:p>
        </w:tc>
        <w:tc>
          <w:tcPr>
            <w:tcW w:w="1558" w:type="dxa"/>
            <w:shd w:val="clear" w:color="auto" w:fill="000000" w:themeFill="text1"/>
          </w:tcPr>
          <w:p w14:paraId="23BB091F" w14:textId="77777777" w:rsidR="0052258C" w:rsidRDefault="0052258C" w:rsidP="00DA3677">
            <w:pPr>
              <w:rPr>
                <w:rFonts w:cs="Arial"/>
                <w:bCs/>
                <w:szCs w:val="20"/>
              </w:rPr>
            </w:pPr>
          </w:p>
        </w:tc>
        <w:tc>
          <w:tcPr>
            <w:tcW w:w="1558" w:type="dxa"/>
          </w:tcPr>
          <w:p w14:paraId="5959B4BD" w14:textId="77777777" w:rsidR="0052258C" w:rsidRDefault="0052258C" w:rsidP="00DA3677">
            <w:pPr>
              <w:rPr>
                <w:rFonts w:cs="Arial"/>
                <w:bCs/>
                <w:szCs w:val="20"/>
              </w:rPr>
            </w:pPr>
            <w:r>
              <w:rPr>
                <w:rFonts w:cs="Arial"/>
                <w:bCs/>
                <w:szCs w:val="20"/>
              </w:rPr>
              <w:t>0.850 (0.00)</w:t>
            </w:r>
          </w:p>
        </w:tc>
        <w:tc>
          <w:tcPr>
            <w:tcW w:w="1558" w:type="dxa"/>
            <w:shd w:val="clear" w:color="auto" w:fill="E7E6E6" w:themeFill="background2"/>
          </w:tcPr>
          <w:p w14:paraId="6177A5A1" w14:textId="77777777" w:rsidR="0052258C" w:rsidRDefault="0052258C" w:rsidP="00DA3677">
            <w:pPr>
              <w:rPr>
                <w:rFonts w:cs="Arial"/>
                <w:bCs/>
                <w:szCs w:val="20"/>
              </w:rPr>
            </w:pPr>
            <w:r>
              <w:rPr>
                <w:rFonts w:cs="Arial"/>
                <w:bCs/>
                <w:szCs w:val="20"/>
              </w:rPr>
              <w:t>0.013 (0.94)</w:t>
            </w:r>
          </w:p>
        </w:tc>
        <w:tc>
          <w:tcPr>
            <w:tcW w:w="1559" w:type="dxa"/>
            <w:shd w:val="clear" w:color="auto" w:fill="E7E6E6" w:themeFill="background2"/>
          </w:tcPr>
          <w:p w14:paraId="4619EBB4" w14:textId="77777777" w:rsidR="0052258C" w:rsidRDefault="0052258C" w:rsidP="00DA3677">
            <w:pPr>
              <w:rPr>
                <w:rFonts w:cs="Arial"/>
                <w:bCs/>
                <w:szCs w:val="20"/>
              </w:rPr>
            </w:pPr>
            <w:r>
              <w:rPr>
                <w:rFonts w:cs="Arial"/>
                <w:bCs/>
                <w:szCs w:val="20"/>
              </w:rPr>
              <w:t>-0.018 (0.93)</w:t>
            </w:r>
          </w:p>
        </w:tc>
        <w:tc>
          <w:tcPr>
            <w:tcW w:w="1559" w:type="dxa"/>
          </w:tcPr>
          <w:p w14:paraId="6B74268A" w14:textId="77777777" w:rsidR="0052258C" w:rsidRDefault="0052258C" w:rsidP="00DA3677">
            <w:pPr>
              <w:rPr>
                <w:rFonts w:cs="Arial"/>
                <w:bCs/>
                <w:szCs w:val="20"/>
              </w:rPr>
            </w:pPr>
            <w:r>
              <w:rPr>
                <w:rFonts w:cs="Arial"/>
                <w:bCs/>
                <w:szCs w:val="20"/>
              </w:rPr>
              <w:t>0.386 (0.01)</w:t>
            </w:r>
          </w:p>
        </w:tc>
      </w:tr>
      <w:tr w:rsidR="0052258C" w14:paraId="52D24A1D" w14:textId="77777777" w:rsidTr="00DA3677">
        <w:tc>
          <w:tcPr>
            <w:tcW w:w="1558" w:type="dxa"/>
          </w:tcPr>
          <w:p w14:paraId="6B420567" w14:textId="77777777" w:rsidR="0052258C" w:rsidRDefault="0052258C" w:rsidP="00DA3677">
            <w:pPr>
              <w:rPr>
                <w:rFonts w:cs="Arial"/>
                <w:bCs/>
                <w:szCs w:val="20"/>
              </w:rPr>
            </w:pPr>
            <w:r>
              <w:rPr>
                <w:rFonts w:cs="Arial"/>
                <w:bCs/>
                <w:i/>
                <w:iCs/>
                <w:szCs w:val="20"/>
              </w:rPr>
              <w:t>Initial Post</w:t>
            </w:r>
          </w:p>
        </w:tc>
        <w:tc>
          <w:tcPr>
            <w:tcW w:w="1558" w:type="dxa"/>
          </w:tcPr>
          <w:p w14:paraId="5ED62EDC" w14:textId="77777777" w:rsidR="0052258C" w:rsidRDefault="0052258C" w:rsidP="00DA3677">
            <w:pPr>
              <w:rPr>
                <w:rFonts w:cs="Arial"/>
                <w:bCs/>
                <w:szCs w:val="20"/>
              </w:rPr>
            </w:pPr>
            <w:r>
              <w:rPr>
                <w:rFonts w:cs="Arial"/>
                <w:bCs/>
                <w:szCs w:val="20"/>
              </w:rPr>
              <w:t>0.850 (0.00)</w:t>
            </w:r>
          </w:p>
        </w:tc>
        <w:tc>
          <w:tcPr>
            <w:tcW w:w="1558" w:type="dxa"/>
            <w:shd w:val="clear" w:color="auto" w:fill="000000" w:themeFill="text1"/>
          </w:tcPr>
          <w:p w14:paraId="59D0A43B" w14:textId="77777777" w:rsidR="0052258C" w:rsidRDefault="0052258C" w:rsidP="00DA3677">
            <w:pPr>
              <w:rPr>
                <w:rFonts w:cs="Arial"/>
                <w:bCs/>
                <w:szCs w:val="20"/>
              </w:rPr>
            </w:pPr>
          </w:p>
        </w:tc>
        <w:tc>
          <w:tcPr>
            <w:tcW w:w="1558" w:type="dxa"/>
          </w:tcPr>
          <w:p w14:paraId="3439645E" w14:textId="77777777" w:rsidR="0052258C" w:rsidRDefault="0052258C" w:rsidP="00DA3677">
            <w:pPr>
              <w:rPr>
                <w:rFonts w:cs="Arial"/>
                <w:bCs/>
                <w:szCs w:val="20"/>
              </w:rPr>
            </w:pPr>
            <w:r>
              <w:rPr>
                <w:rFonts w:cs="Arial"/>
                <w:bCs/>
                <w:szCs w:val="20"/>
              </w:rPr>
              <w:t>0.297 (0.02)</w:t>
            </w:r>
          </w:p>
        </w:tc>
        <w:tc>
          <w:tcPr>
            <w:tcW w:w="1559" w:type="dxa"/>
          </w:tcPr>
          <w:p w14:paraId="18CC4A6F" w14:textId="77777777" w:rsidR="0052258C" w:rsidRDefault="0052258C" w:rsidP="00DA3677">
            <w:pPr>
              <w:rPr>
                <w:rFonts w:cs="Arial"/>
                <w:bCs/>
                <w:szCs w:val="20"/>
              </w:rPr>
            </w:pPr>
            <w:r>
              <w:rPr>
                <w:rFonts w:cs="Arial"/>
                <w:bCs/>
                <w:szCs w:val="20"/>
              </w:rPr>
              <w:t>0.503 (0.00)</w:t>
            </w:r>
          </w:p>
        </w:tc>
        <w:tc>
          <w:tcPr>
            <w:tcW w:w="1559" w:type="dxa"/>
            <w:shd w:val="clear" w:color="auto" w:fill="E7E6E6" w:themeFill="background2"/>
          </w:tcPr>
          <w:p w14:paraId="70504775" w14:textId="77777777" w:rsidR="0052258C" w:rsidRDefault="0052258C" w:rsidP="00DA3677">
            <w:pPr>
              <w:rPr>
                <w:rFonts w:cs="Arial"/>
                <w:bCs/>
                <w:szCs w:val="20"/>
              </w:rPr>
            </w:pPr>
            <w:r>
              <w:rPr>
                <w:rFonts w:cs="Arial"/>
                <w:bCs/>
                <w:szCs w:val="20"/>
              </w:rPr>
              <w:t>-0.088 (0.51)</w:t>
            </w:r>
          </w:p>
        </w:tc>
      </w:tr>
      <w:tr w:rsidR="0052258C" w14:paraId="5B108074" w14:textId="77777777" w:rsidTr="00DA3677">
        <w:tc>
          <w:tcPr>
            <w:tcW w:w="1558" w:type="dxa"/>
          </w:tcPr>
          <w:p w14:paraId="6872290D" w14:textId="77777777" w:rsidR="0052258C" w:rsidRDefault="0052258C" w:rsidP="00DA3677">
            <w:pPr>
              <w:rPr>
                <w:rFonts w:cs="Arial"/>
                <w:bCs/>
                <w:szCs w:val="20"/>
              </w:rPr>
            </w:pPr>
            <w:r>
              <w:rPr>
                <w:rFonts w:cs="Arial"/>
                <w:bCs/>
                <w:i/>
                <w:iCs/>
                <w:szCs w:val="20"/>
              </w:rPr>
              <w:t>Reading Posts</w:t>
            </w:r>
          </w:p>
        </w:tc>
        <w:tc>
          <w:tcPr>
            <w:tcW w:w="1558" w:type="dxa"/>
            <w:shd w:val="clear" w:color="auto" w:fill="E7E6E6" w:themeFill="background2"/>
          </w:tcPr>
          <w:p w14:paraId="7E9DD4D9" w14:textId="77777777" w:rsidR="0052258C" w:rsidRDefault="0052258C" w:rsidP="00DA3677">
            <w:pPr>
              <w:rPr>
                <w:rFonts w:cs="Arial"/>
                <w:bCs/>
                <w:szCs w:val="20"/>
              </w:rPr>
            </w:pPr>
            <w:r>
              <w:rPr>
                <w:rFonts w:cs="Arial"/>
                <w:bCs/>
                <w:szCs w:val="20"/>
              </w:rPr>
              <w:t>0.013 (0.94)</w:t>
            </w:r>
          </w:p>
        </w:tc>
        <w:tc>
          <w:tcPr>
            <w:tcW w:w="1558" w:type="dxa"/>
          </w:tcPr>
          <w:p w14:paraId="07FB9613" w14:textId="77777777" w:rsidR="0052258C" w:rsidRDefault="0052258C" w:rsidP="00DA3677">
            <w:pPr>
              <w:rPr>
                <w:rFonts w:cs="Arial"/>
                <w:bCs/>
                <w:szCs w:val="20"/>
              </w:rPr>
            </w:pPr>
            <w:r>
              <w:rPr>
                <w:rFonts w:cs="Arial"/>
                <w:bCs/>
                <w:szCs w:val="20"/>
              </w:rPr>
              <w:t>0.297 (0.02)</w:t>
            </w:r>
          </w:p>
        </w:tc>
        <w:tc>
          <w:tcPr>
            <w:tcW w:w="1558" w:type="dxa"/>
            <w:shd w:val="clear" w:color="auto" w:fill="000000" w:themeFill="text1"/>
          </w:tcPr>
          <w:p w14:paraId="59B91983" w14:textId="77777777" w:rsidR="0052258C" w:rsidRDefault="0052258C" w:rsidP="00DA3677">
            <w:pPr>
              <w:rPr>
                <w:rFonts w:cs="Arial"/>
                <w:bCs/>
                <w:szCs w:val="20"/>
              </w:rPr>
            </w:pPr>
          </w:p>
        </w:tc>
        <w:tc>
          <w:tcPr>
            <w:tcW w:w="1559" w:type="dxa"/>
          </w:tcPr>
          <w:p w14:paraId="2D14A2CA" w14:textId="77777777" w:rsidR="0052258C" w:rsidRDefault="0052258C" w:rsidP="00DA3677">
            <w:pPr>
              <w:rPr>
                <w:rFonts w:cs="Arial"/>
                <w:bCs/>
                <w:szCs w:val="20"/>
              </w:rPr>
            </w:pPr>
            <w:r>
              <w:rPr>
                <w:rFonts w:cs="Arial"/>
                <w:bCs/>
                <w:szCs w:val="20"/>
              </w:rPr>
              <w:t>0.713 (0.00)</w:t>
            </w:r>
          </w:p>
        </w:tc>
        <w:tc>
          <w:tcPr>
            <w:tcW w:w="1559" w:type="dxa"/>
          </w:tcPr>
          <w:p w14:paraId="0BB5DDF4" w14:textId="77777777" w:rsidR="0052258C" w:rsidRDefault="0052258C" w:rsidP="00DA3677">
            <w:pPr>
              <w:rPr>
                <w:rFonts w:cs="Arial"/>
                <w:bCs/>
                <w:szCs w:val="20"/>
              </w:rPr>
            </w:pPr>
            <w:r>
              <w:rPr>
                <w:rFonts w:cs="Arial"/>
                <w:bCs/>
                <w:szCs w:val="20"/>
              </w:rPr>
              <w:t>0.426 (0.00)</w:t>
            </w:r>
          </w:p>
        </w:tc>
      </w:tr>
      <w:tr w:rsidR="0052258C" w14:paraId="3D7EDADD" w14:textId="77777777" w:rsidTr="00DA3677">
        <w:tc>
          <w:tcPr>
            <w:tcW w:w="1558" w:type="dxa"/>
          </w:tcPr>
          <w:p w14:paraId="231CBF6E" w14:textId="77777777" w:rsidR="0052258C" w:rsidRDefault="0052258C" w:rsidP="00DA3677">
            <w:pPr>
              <w:rPr>
                <w:rFonts w:cs="Arial"/>
                <w:bCs/>
                <w:szCs w:val="20"/>
              </w:rPr>
            </w:pPr>
            <w:r>
              <w:rPr>
                <w:rFonts w:cs="Arial"/>
                <w:bCs/>
                <w:i/>
                <w:iCs/>
                <w:szCs w:val="20"/>
              </w:rPr>
              <w:t>Replying to Posts</w:t>
            </w:r>
          </w:p>
        </w:tc>
        <w:tc>
          <w:tcPr>
            <w:tcW w:w="1558" w:type="dxa"/>
            <w:shd w:val="clear" w:color="auto" w:fill="E7E6E6" w:themeFill="background2"/>
          </w:tcPr>
          <w:p w14:paraId="20E897E9" w14:textId="77777777" w:rsidR="0052258C" w:rsidRDefault="0052258C" w:rsidP="00DA3677">
            <w:pPr>
              <w:rPr>
                <w:rFonts w:cs="Arial"/>
                <w:bCs/>
                <w:szCs w:val="20"/>
              </w:rPr>
            </w:pPr>
            <w:r>
              <w:rPr>
                <w:rFonts w:cs="Arial"/>
                <w:bCs/>
                <w:szCs w:val="20"/>
              </w:rPr>
              <w:t>-0.018 (0.93)</w:t>
            </w:r>
          </w:p>
        </w:tc>
        <w:tc>
          <w:tcPr>
            <w:tcW w:w="1558" w:type="dxa"/>
          </w:tcPr>
          <w:p w14:paraId="16187AEC" w14:textId="77777777" w:rsidR="0052258C" w:rsidRDefault="0052258C" w:rsidP="00DA3677">
            <w:pPr>
              <w:rPr>
                <w:rFonts w:cs="Arial"/>
                <w:bCs/>
                <w:szCs w:val="20"/>
              </w:rPr>
            </w:pPr>
            <w:r>
              <w:rPr>
                <w:rFonts w:cs="Arial"/>
                <w:bCs/>
                <w:szCs w:val="20"/>
              </w:rPr>
              <w:t>0.503 (0.00)</w:t>
            </w:r>
          </w:p>
        </w:tc>
        <w:tc>
          <w:tcPr>
            <w:tcW w:w="1558" w:type="dxa"/>
          </w:tcPr>
          <w:p w14:paraId="443068D4" w14:textId="77777777" w:rsidR="0052258C" w:rsidRDefault="0052258C" w:rsidP="00DA3677">
            <w:pPr>
              <w:rPr>
                <w:rFonts w:cs="Arial"/>
                <w:bCs/>
                <w:szCs w:val="20"/>
              </w:rPr>
            </w:pPr>
            <w:r>
              <w:rPr>
                <w:rFonts w:cs="Arial"/>
                <w:bCs/>
                <w:szCs w:val="20"/>
              </w:rPr>
              <w:t>0.713 (0.00)</w:t>
            </w:r>
          </w:p>
        </w:tc>
        <w:tc>
          <w:tcPr>
            <w:tcW w:w="1559" w:type="dxa"/>
            <w:shd w:val="clear" w:color="auto" w:fill="000000" w:themeFill="text1"/>
          </w:tcPr>
          <w:p w14:paraId="10327698" w14:textId="77777777" w:rsidR="0052258C" w:rsidRDefault="0052258C" w:rsidP="00DA3677">
            <w:pPr>
              <w:rPr>
                <w:rFonts w:cs="Arial"/>
                <w:bCs/>
                <w:szCs w:val="20"/>
              </w:rPr>
            </w:pPr>
          </w:p>
        </w:tc>
        <w:tc>
          <w:tcPr>
            <w:tcW w:w="1559" w:type="dxa"/>
          </w:tcPr>
          <w:p w14:paraId="7AFC5612" w14:textId="77777777" w:rsidR="0052258C" w:rsidRDefault="0052258C" w:rsidP="00DA3677">
            <w:pPr>
              <w:rPr>
                <w:rFonts w:cs="Arial"/>
                <w:bCs/>
                <w:szCs w:val="20"/>
              </w:rPr>
            </w:pPr>
            <w:r>
              <w:rPr>
                <w:rFonts w:cs="Arial"/>
                <w:bCs/>
                <w:szCs w:val="20"/>
              </w:rPr>
              <w:t>0.481 (0.00)</w:t>
            </w:r>
          </w:p>
        </w:tc>
      </w:tr>
      <w:tr w:rsidR="0052258C" w14:paraId="3BD8119A" w14:textId="77777777" w:rsidTr="00DA3677">
        <w:tc>
          <w:tcPr>
            <w:tcW w:w="1558" w:type="dxa"/>
          </w:tcPr>
          <w:p w14:paraId="469F2089" w14:textId="77777777" w:rsidR="0052258C" w:rsidRDefault="0052258C" w:rsidP="00DA3677">
            <w:pPr>
              <w:rPr>
                <w:rFonts w:cs="Arial"/>
                <w:bCs/>
                <w:szCs w:val="20"/>
              </w:rPr>
            </w:pPr>
            <w:r>
              <w:rPr>
                <w:rFonts w:cs="Arial"/>
                <w:bCs/>
                <w:i/>
                <w:iCs/>
                <w:szCs w:val="20"/>
              </w:rPr>
              <w:t>Integrate Feedback</w:t>
            </w:r>
          </w:p>
        </w:tc>
        <w:tc>
          <w:tcPr>
            <w:tcW w:w="1558" w:type="dxa"/>
          </w:tcPr>
          <w:p w14:paraId="61AFEFD9" w14:textId="77777777" w:rsidR="0052258C" w:rsidRDefault="0052258C" w:rsidP="00DA3677">
            <w:pPr>
              <w:rPr>
                <w:rFonts w:cs="Arial"/>
                <w:bCs/>
                <w:szCs w:val="20"/>
              </w:rPr>
            </w:pPr>
            <w:r>
              <w:rPr>
                <w:rFonts w:cs="Arial"/>
                <w:bCs/>
                <w:szCs w:val="20"/>
              </w:rPr>
              <w:t>0.386 (0.01)</w:t>
            </w:r>
          </w:p>
        </w:tc>
        <w:tc>
          <w:tcPr>
            <w:tcW w:w="1558" w:type="dxa"/>
            <w:shd w:val="clear" w:color="auto" w:fill="E7E6E6" w:themeFill="background2"/>
          </w:tcPr>
          <w:p w14:paraId="35914DFF" w14:textId="77777777" w:rsidR="0052258C" w:rsidRDefault="0052258C" w:rsidP="00DA3677">
            <w:pPr>
              <w:rPr>
                <w:rFonts w:cs="Arial"/>
                <w:bCs/>
                <w:szCs w:val="20"/>
              </w:rPr>
            </w:pPr>
            <w:r>
              <w:rPr>
                <w:rFonts w:cs="Arial"/>
                <w:bCs/>
                <w:szCs w:val="20"/>
              </w:rPr>
              <w:t>-0.088 (0.51)</w:t>
            </w:r>
          </w:p>
        </w:tc>
        <w:tc>
          <w:tcPr>
            <w:tcW w:w="1558" w:type="dxa"/>
          </w:tcPr>
          <w:p w14:paraId="2269F446" w14:textId="77777777" w:rsidR="0052258C" w:rsidRDefault="0052258C" w:rsidP="00DA3677">
            <w:pPr>
              <w:rPr>
                <w:rFonts w:cs="Arial"/>
                <w:bCs/>
                <w:szCs w:val="20"/>
              </w:rPr>
            </w:pPr>
            <w:r>
              <w:rPr>
                <w:rFonts w:cs="Arial"/>
                <w:bCs/>
                <w:szCs w:val="20"/>
              </w:rPr>
              <w:t>0.426 (0.00)</w:t>
            </w:r>
          </w:p>
        </w:tc>
        <w:tc>
          <w:tcPr>
            <w:tcW w:w="1559" w:type="dxa"/>
          </w:tcPr>
          <w:p w14:paraId="55CCE397" w14:textId="77777777" w:rsidR="0052258C" w:rsidRDefault="0052258C" w:rsidP="00DA3677">
            <w:pPr>
              <w:rPr>
                <w:rFonts w:cs="Arial"/>
                <w:bCs/>
                <w:szCs w:val="20"/>
              </w:rPr>
            </w:pPr>
            <w:r>
              <w:rPr>
                <w:rFonts w:cs="Arial"/>
                <w:bCs/>
                <w:szCs w:val="20"/>
              </w:rPr>
              <w:t>0.481 (0.00)</w:t>
            </w:r>
          </w:p>
        </w:tc>
        <w:tc>
          <w:tcPr>
            <w:tcW w:w="1559" w:type="dxa"/>
            <w:shd w:val="clear" w:color="auto" w:fill="000000" w:themeFill="text1"/>
          </w:tcPr>
          <w:p w14:paraId="3044009B" w14:textId="77777777" w:rsidR="0052258C" w:rsidRDefault="0052258C" w:rsidP="00DA3677">
            <w:pPr>
              <w:keepNext/>
              <w:rPr>
                <w:rFonts w:cs="Arial"/>
                <w:bCs/>
                <w:szCs w:val="20"/>
              </w:rPr>
            </w:pPr>
          </w:p>
        </w:tc>
      </w:tr>
    </w:tbl>
    <w:p w14:paraId="55F612E1" w14:textId="0BEF0013" w:rsidR="0052258C" w:rsidRDefault="0052258C" w:rsidP="00972AA9">
      <w:pPr>
        <w:rPr>
          <w:rFonts w:cs="Arial"/>
          <w:b/>
          <w:szCs w:val="20"/>
        </w:rPr>
      </w:pPr>
    </w:p>
    <w:p w14:paraId="380F5BDE" w14:textId="15578051" w:rsidR="008175DF" w:rsidRPr="009029CF" w:rsidRDefault="006B2C20" w:rsidP="009B10A3">
      <w:pPr>
        <w:pStyle w:val="Caption"/>
        <w:rPr>
          <w:rFonts w:cs="Arial"/>
          <w:bCs/>
          <w:i/>
          <w:iCs/>
        </w:rPr>
      </w:pPr>
      <w:bookmarkStart w:id="122" w:name="_Ref163043354"/>
      <w:r w:rsidRPr="009029CF">
        <w:rPr>
          <w:rFonts w:cs="Arial"/>
        </w:rPr>
        <w:t xml:space="preserve">Table </w:t>
      </w:r>
      <w:bookmarkEnd w:id="122"/>
      <w:r w:rsidRPr="009029CF">
        <w:rPr>
          <w:rFonts w:cs="Arial"/>
        </w:rPr>
        <w:t>5: Results from Exploratory Factor Analysis for all measurable values.</w:t>
      </w:r>
    </w:p>
    <w:tbl>
      <w:tblPr>
        <w:tblStyle w:val="TableGrid"/>
        <w:tblW w:w="0" w:type="auto"/>
        <w:tblLook w:val="04A0" w:firstRow="1" w:lastRow="0" w:firstColumn="1" w:lastColumn="0" w:noHBand="0" w:noVBand="1"/>
      </w:tblPr>
      <w:tblGrid>
        <w:gridCol w:w="9350"/>
      </w:tblGrid>
      <w:tr w:rsidR="008175DF" w14:paraId="72821CB4" w14:textId="77777777" w:rsidTr="00DA3677">
        <w:tc>
          <w:tcPr>
            <w:tcW w:w="9350" w:type="dxa"/>
          </w:tcPr>
          <w:p w14:paraId="4044161C"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eta1 =~ CL_RtP_1 + CL_RtP_2 + CL_RtP_3 + CL_RtP_4</w:t>
            </w:r>
          </w:p>
          <w:p w14:paraId="0F110E6F"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eta2 =~ CP_8 + CP_2 + CP_7 + CP_3 + CP_9 + CP_1 + CP_6 + SP_9 + CP_12 + CP_11 + CP_10 + SP_8 + CP_4 + CP_5 + TP_11 + SP_2 + TP_12 + TP_13 + CL_RtP_1</w:t>
            </w:r>
          </w:p>
          <w:p w14:paraId="1C637F22"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eta3 =~ CL_UE_3 + CL_UE_4</w:t>
            </w:r>
          </w:p>
          <w:p w14:paraId="301107C8"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eta4 =~ TP_2 + TP_1 + TP_3 + TP_4</w:t>
            </w:r>
          </w:p>
          <w:p w14:paraId="186441A0"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eta6 =~ CL_IF_2 + CL_IF_1 + CL_IF_3 + CL_IF_4</w:t>
            </w:r>
          </w:p>
          <w:p w14:paraId="593652EB"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eta8 =~ CL_IP_1 + CL_IP_3 + CL_IP_2 + CL_IP_4</w:t>
            </w:r>
          </w:p>
          <w:p w14:paraId="1417D944"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eta9 =~ CL_RP_4 + CL_RtP_4 + CL_RP_3 + CL_IF_4</w:t>
            </w:r>
          </w:p>
          <w:p w14:paraId="71F6BBA6"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eta10 =~ TP_10 + TP_7 + TP_8 + TP_9 + TP_6 + TP_11 + TP_12 + SP_1 + TP_13 + SP_2 + CL_UE_4</w:t>
            </w:r>
          </w:p>
          <w:p w14:paraId="2189C71E"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eta11 =~ SP_1 + SP_2 + CL_UE_2</w:t>
            </w:r>
          </w:p>
          <w:p w14:paraId="3DA88E75"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eta14 =~ SP_6 + SP_9 + SP_5 + SP_4 + SP_8 + SP_7 + CP_6 + SP_3 + CL_RtP_4</w:t>
            </w:r>
          </w:p>
          <w:p w14:paraId="066E0010" w14:textId="77777777" w:rsidR="008175DF" w:rsidRPr="00272FD7" w:rsidRDefault="008175DF" w:rsidP="00DA3677">
            <w:pPr>
              <w:shd w:val="clear" w:color="auto" w:fill="FFFFFF"/>
              <w:spacing w:line="315" w:lineRule="atLeast"/>
              <w:rPr>
                <w:rFonts w:ascii="Menlo" w:hAnsi="Menlo" w:cs="Menlo"/>
                <w:color w:val="000000" w:themeColor="text1"/>
                <w:sz w:val="16"/>
                <w:szCs w:val="16"/>
              </w:rPr>
            </w:pPr>
            <w:r w:rsidRPr="00272FD7">
              <w:rPr>
                <w:rFonts w:ascii="Menlo" w:hAnsi="Menlo" w:cs="Menlo"/>
                <w:color w:val="000000" w:themeColor="text1"/>
                <w:sz w:val="16"/>
                <w:szCs w:val="16"/>
              </w:rPr>
              <w:t>eta15 =~ CL_IP_4 + CL_UE_4 + CL_IF_3</w:t>
            </w:r>
          </w:p>
          <w:p w14:paraId="45052C52" w14:textId="77777777" w:rsidR="008175DF" w:rsidRDefault="008175DF" w:rsidP="00DA3677">
            <w:pPr>
              <w:keepNext/>
              <w:rPr>
                <w:rFonts w:cs="Arial"/>
                <w:bCs/>
                <w:i/>
                <w:iCs/>
                <w:szCs w:val="20"/>
              </w:rPr>
            </w:pPr>
          </w:p>
        </w:tc>
      </w:tr>
    </w:tbl>
    <w:p w14:paraId="6AE29B23" w14:textId="70FE82C3" w:rsidR="006B2C20" w:rsidRDefault="006B2C20" w:rsidP="00972AA9">
      <w:pPr>
        <w:rPr>
          <w:rFonts w:cs="Arial"/>
          <w:b/>
          <w:szCs w:val="20"/>
        </w:rPr>
      </w:pPr>
    </w:p>
    <w:p w14:paraId="48103518" w14:textId="77777777" w:rsidR="00AE12E6" w:rsidRDefault="00AE12E6" w:rsidP="009B10A3">
      <w:pPr>
        <w:pStyle w:val="Caption"/>
        <w:rPr>
          <w:ins w:id="123" w:author="Chamberlain, Darryl" w:date="2025-02-05T17:47:00Z" w16du:dateUtc="2025-02-05T22:47:00Z"/>
          <w:rFonts w:cs="Arial"/>
        </w:rPr>
      </w:pPr>
      <w:bookmarkStart w:id="124" w:name="_Ref164092266"/>
    </w:p>
    <w:p w14:paraId="58674D3A" w14:textId="6B6CCD63" w:rsidR="008175DF" w:rsidRPr="009029CF" w:rsidRDefault="008175DF" w:rsidP="009B10A3">
      <w:pPr>
        <w:pStyle w:val="Caption"/>
        <w:rPr>
          <w:rFonts w:cs="Arial"/>
        </w:rPr>
      </w:pPr>
      <w:r w:rsidRPr="009029CF">
        <w:rPr>
          <w:rFonts w:cs="Arial"/>
        </w:rPr>
        <w:t>Table 6</w:t>
      </w:r>
      <w:bookmarkEnd w:id="124"/>
      <w:r w:rsidRPr="009029CF">
        <w:rPr>
          <w:rFonts w:cs="Arial"/>
        </w:rPr>
        <w:t>: Covariation and p-value among top-level latent factors as well as intermediate Community of Inquiry factors.</w:t>
      </w:r>
    </w:p>
    <w:tbl>
      <w:tblPr>
        <w:tblStyle w:val="TableGrid"/>
        <w:tblW w:w="0" w:type="auto"/>
        <w:tblLook w:val="04A0" w:firstRow="1" w:lastRow="0" w:firstColumn="1" w:lastColumn="0" w:noHBand="0" w:noVBand="1"/>
      </w:tblPr>
      <w:tblGrid>
        <w:gridCol w:w="1496"/>
        <w:gridCol w:w="1530"/>
        <w:gridCol w:w="1530"/>
        <w:gridCol w:w="1345"/>
      </w:tblGrid>
      <w:tr w:rsidR="008175DF" w14:paraId="1DEA80AC" w14:textId="77777777" w:rsidTr="00DA3677">
        <w:tc>
          <w:tcPr>
            <w:tcW w:w="1496" w:type="dxa"/>
          </w:tcPr>
          <w:p w14:paraId="0A12279E" w14:textId="77777777" w:rsidR="008175DF" w:rsidRPr="003922FA" w:rsidRDefault="008175DF" w:rsidP="00DA3677">
            <w:pPr>
              <w:rPr>
                <w:rFonts w:cs="Arial"/>
                <w:bCs/>
                <w:szCs w:val="20"/>
              </w:rPr>
            </w:pPr>
          </w:p>
        </w:tc>
        <w:tc>
          <w:tcPr>
            <w:tcW w:w="1530" w:type="dxa"/>
          </w:tcPr>
          <w:p w14:paraId="758683A1" w14:textId="77777777" w:rsidR="008175DF" w:rsidRPr="003922FA" w:rsidRDefault="008175DF" w:rsidP="00DA3677">
            <w:pPr>
              <w:rPr>
                <w:rFonts w:cs="Arial"/>
                <w:bCs/>
                <w:i/>
                <w:iCs/>
                <w:szCs w:val="20"/>
              </w:rPr>
            </w:pPr>
            <w:r>
              <w:rPr>
                <w:rFonts w:cs="Arial"/>
                <w:bCs/>
                <w:i/>
                <w:iCs/>
                <w:szCs w:val="20"/>
              </w:rPr>
              <w:t>presence</w:t>
            </w:r>
          </w:p>
        </w:tc>
        <w:tc>
          <w:tcPr>
            <w:tcW w:w="1530" w:type="dxa"/>
          </w:tcPr>
          <w:p w14:paraId="4474B046" w14:textId="77777777" w:rsidR="008175DF" w:rsidRPr="003922FA" w:rsidRDefault="008175DF" w:rsidP="00DA3677">
            <w:pPr>
              <w:rPr>
                <w:rFonts w:cs="Arial"/>
                <w:bCs/>
                <w:i/>
                <w:iCs/>
                <w:szCs w:val="20"/>
              </w:rPr>
            </w:pPr>
            <w:proofErr w:type="spellStart"/>
            <w:r w:rsidRPr="003922FA">
              <w:rPr>
                <w:rFonts w:cs="Arial"/>
                <w:bCs/>
                <w:i/>
                <w:iCs/>
                <w:szCs w:val="20"/>
              </w:rPr>
              <w:t>cognitive_load</w:t>
            </w:r>
            <w:proofErr w:type="spellEnd"/>
          </w:p>
        </w:tc>
        <w:tc>
          <w:tcPr>
            <w:tcW w:w="1345" w:type="dxa"/>
          </w:tcPr>
          <w:p w14:paraId="4B9B3FC7" w14:textId="77777777" w:rsidR="008175DF" w:rsidRPr="003922FA" w:rsidRDefault="008175DF" w:rsidP="00DA3677">
            <w:pPr>
              <w:rPr>
                <w:rFonts w:cs="Arial"/>
                <w:bCs/>
                <w:i/>
                <w:iCs/>
                <w:szCs w:val="20"/>
              </w:rPr>
            </w:pPr>
            <w:r w:rsidRPr="003922FA">
              <w:rPr>
                <w:rFonts w:cs="Arial"/>
                <w:bCs/>
                <w:i/>
                <w:iCs/>
                <w:szCs w:val="20"/>
              </w:rPr>
              <w:t>grades</w:t>
            </w:r>
          </w:p>
        </w:tc>
      </w:tr>
      <w:tr w:rsidR="008175DF" w14:paraId="26A2FE8A" w14:textId="77777777" w:rsidTr="00DA3677">
        <w:tc>
          <w:tcPr>
            <w:tcW w:w="1496" w:type="dxa"/>
          </w:tcPr>
          <w:p w14:paraId="485715FC" w14:textId="77777777" w:rsidR="008175DF" w:rsidRPr="003922FA" w:rsidRDefault="008175DF" w:rsidP="00DA3677">
            <w:pPr>
              <w:rPr>
                <w:rFonts w:cs="Arial"/>
                <w:bCs/>
                <w:szCs w:val="20"/>
              </w:rPr>
            </w:pPr>
            <w:r w:rsidRPr="003922FA">
              <w:rPr>
                <w:rFonts w:cs="Arial"/>
                <w:bCs/>
                <w:i/>
                <w:iCs/>
                <w:szCs w:val="20"/>
              </w:rPr>
              <w:t>teaching</w:t>
            </w:r>
          </w:p>
        </w:tc>
        <w:tc>
          <w:tcPr>
            <w:tcW w:w="1530" w:type="dxa"/>
            <w:shd w:val="clear" w:color="auto" w:fill="E7E6E6" w:themeFill="background2"/>
          </w:tcPr>
          <w:p w14:paraId="4FF333AC" w14:textId="77777777" w:rsidR="008175DF" w:rsidRDefault="008175DF" w:rsidP="00DA3677">
            <w:pPr>
              <w:rPr>
                <w:rFonts w:cs="Arial"/>
                <w:bCs/>
                <w:sz w:val="18"/>
                <w:szCs w:val="18"/>
              </w:rPr>
            </w:pPr>
            <w:r>
              <w:rPr>
                <w:rFonts w:cs="Arial"/>
                <w:bCs/>
                <w:sz w:val="18"/>
                <w:szCs w:val="18"/>
              </w:rPr>
              <w:t>-0.038 (0.05)</w:t>
            </w:r>
          </w:p>
        </w:tc>
        <w:tc>
          <w:tcPr>
            <w:tcW w:w="1530" w:type="dxa"/>
          </w:tcPr>
          <w:p w14:paraId="40122021" w14:textId="77777777" w:rsidR="008175DF" w:rsidRPr="009E42FF" w:rsidRDefault="008175DF" w:rsidP="00DA3677">
            <w:pPr>
              <w:rPr>
                <w:rFonts w:cs="Arial"/>
                <w:bCs/>
                <w:sz w:val="18"/>
                <w:szCs w:val="18"/>
              </w:rPr>
            </w:pPr>
            <w:r>
              <w:rPr>
                <w:rFonts w:cs="Arial"/>
                <w:bCs/>
                <w:sz w:val="18"/>
                <w:szCs w:val="18"/>
              </w:rPr>
              <w:t>-0.087 (0.04)</w:t>
            </w:r>
          </w:p>
        </w:tc>
        <w:tc>
          <w:tcPr>
            <w:tcW w:w="1345" w:type="dxa"/>
            <w:shd w:val="clear" w:color="auto" w:fill="E7E6E6" w:themeFill="background2"/>
          </w:tcPr>
          <w:p w14:paraId="1267793E" w14:textId="77777777" w:rsidR="008175DF" w:rsidRPr="009E42FF" w:rsidRDefault="008175DF" w:rsidP="00DA3677">
            <w:pPr>
              <w:rPr>
                <w:rFonts w:cs="Arial"/>
                <w:bCs/>
                <w:sz w:val="18"/>
                <w:szCs w:val="18"/>
              </w:rPr>
            </w:pPr>
            <w:r>
              <w:rPr>
                <w:rFonts w:cs="Arial"/>
                <w:bCs/>
                <w:sz w:val="18"/>
                <w:szCs w:val="18"/>
              </w:rPr>
              <w:t xml:space="preserve"> 0.043 (0.07)</w:t>
            </w:r>
          </w:p>
        </w:tc>
      </w:tr>
      <w:tr w:rsidR="008175DF" w14:paraId="042F2B9A" w14:textId="77777777" w:rsidTr="00DA3677">
        <w:tc>
          <w:tcPr>
            <w:tcW w:w="1496" w:type="dxa"/>
          </w:tcPr>
          <w:p w14:paraId="560BC4C1" w14:textId="77777777" w:rsidR="008175DF" w:rsidRPr="003922FA" w:rsidRDefault="008175DF" w:rsidP="00DA3677">
            <w:pPr>
              <w:rPr>
                <w:rFonts w:cs="Arial"/>
                <w:bCs/>
                <w:szCs w:val="20"/>
              </w:rPr>
            </w:pPr>
            <w:r w:rsidRPr="003922FA">
              <w:rPr>
                <w:rFonts w:cs="Arial"/>
                <w:bCs/>
                <w:i/>
                <w:iCs/>
                <w:szCs w:val="20"/>
              </w:rPr>
              <w:t>social</w:t>
            </w:r>
          </w:p>
        </w:tc>
        <w:tc>
          <w:tcPr>
            <w:tcW w:w="1530" w:type="dxa"/>
          </w:tcPr>
          <w:p w14:paraId="1C880B0A" w14:textId="77777777" w:rsidR="008175DF" w:rsidRDefault="008175DF" w:rsidP="00DA3677">
            <w:pPr>
              <w:rPr>
                <w:rFonts w:cs="Arial"/>
                <w:bCs/>
                <w:sz w:val="18"/>
                <w:szCs w:val="18"/>
              </w:rPr>
            </w:pPr>
            <w:r>
              <w:rPr>
                <w:rFonts w:cs="Arial"/>
                <w:bCs/>
                <w:sz w:val="18"/>
                <w:szCs w:val="18"/>
              </w:rPr>
              <w:t xml:space="preserve"> 0.167 (0.00)</w:t>
            </w:r>
          </w:p>
        </w:tc>
        <w:tc>
          <w:tcPr>
            <w:tcW w:w="1530" w:type="dxa"/>
          </w:tcPr>
          <w:p w14:paraId="2A1C39D4" w14:textId="77777777" w:rsidR="008175DF" w:rsidRPr="009E42FF" w:rsidRDefault="008175DF" w:rsidP="00DA3677">
            <w:pPr>
              <w:rPr>
                <w:rFonts w:cs="Arial"/>
                <w:bCs/>
                <w:sz w:val="18"/>
                <w:szCs w:val="18"/>
              </w:rPr>
            </w:pPr>
            <w:r>
              <w:rPr>
                <w:rFonts w:cs="Arial"/>
                <w:bCs/>
                <w:sz w:val="18"/>
                <w:szCs w:val="18"/>
              </w:rPr>
              <w:t xml:space="preserve"> 0.255 (0.00)</w:t>
            </w:r>
          </w:p>
        </w:tc>
        <w:tc>
          <w:tcPr>
            <w:tcW w:w="1345" w:type="dxa"/>
          </w:tcPr>
          <w:p w14:paraId="17E34087" w14:textId="77777777" w:rsidR="008175DF" w:rsidRPr="009E42FF" w:rsidRDefault="008175DF" w:rsidP="00DA3677">
            <w:pPr>
              <w:rPr>
                <w:rFonts w:cs="Arial"/>
                <w:bCs/>
                <w:sz w:val="18"/>
                <w:szCs w:val="18"/>
              </w:rPr>
            </w:pPr>
            <w:r>
              <w:rPr>
                <w:rFonts w:cs="Arial"/>
                <w:bCs/>
                <w:sz w:val="18"/>
                <w:szCs w:val="18"/>
              </w:rPr>
              <w:t>-0.152 (0.00)</w:t>
            </w:r>
          </w:p>
        </w:tc>
      </w:tr>
      <w:tr w:rsidR="008175DF" w14:paraId="3F0860A7" w14:textId="77777777" w:rsidTr="00DA3677">
        <w:tc>
          <w:tcPr>
            <w:tcW w:w="1496" w:type="dxa"/>
          </w:tcPr>
          <w:p w14:paraId="20A85B09" w14:textId="77777777" w:rsidR="008175DF" w:rsidRPr="003922FA" w:rsidRDefault="008175DF" w:rsidP="00DA3677">
            <w:pPr>
              <w:rPr>
                <w:rFonts w:cs="Arial"/>
                <w:bCs/>
                <w:szCs w:val="20"/>
              </w:rPr>
            </w:pPr>
            <w:r w:rsidRPr="003922FA">
              <w:rPr>
                <w:rFonts w:cs="Arial"/>
                <w:bCs/>
                <w:i/>
                <w:iCs/>
                <w:szCs w:val="20"/>
              </w:rPr>
              <w:t>cognitive</w:t>
            </w:r>
          </w:p>
        </w:tc>
        <w:tc>
          <w:tcPr>
            <w:tcW w:w="1530" w:type="dxa"/>
          </w:tcPr>
          <w:p w14:paraId="75B92290" w14:textId="77777777" w:rsidR="008175DF" w:rsidRDefault="008175DF" w:rsidP="00DA3677">
            <w:pPr>
              <w:rPr>
                <w:rFonts w:cs="Arial"/>
                <w:bCs/>
                <w:sz w:val="18"/>
                <w:szCs w:val="18"/>
              </w:rPr>
            </w:pPr>
            <w:r>
              <w:rPr>
                <w:rFonts w:cs="Arial"/>
                <w:bCs/>
                <w:sz w:val="18"/>
                <w:szCs w:val="18"/>
              </w:rPr>
              <w:t xml:space="preserve"> 0.851 (0.00)</w:t>
            </w:r>
          </w:p>
        </w:tc>
        <w:tc>
          <w:tcPr>
            <w:tcW w:w="1530" w:type="dxa"/>
          </w:tcPr>
          <w:p w14:paraId="5A6FD44A" w14:textId="77777777" w:rsidR="008175DF" w:rsidRPr="009E42FF" w:rsidRDefault="008175DF" w:rsidP="00DA3677">
            <w:pPr>
              <w:rPr>
                <w:rFonts w:cs="Arial"/>
                <w:bCs/>
                <w:sz w:val="18"/>
                <w:szCs w:val="18"/>
              </w:rPr>
            </w:pPr>
            <w:r>
              <w:rPr>
                <w:rFonts w:cs="Arial"/>
                <w:bCs/>
                <w:sz w:val="18"/>
                <w:szCs w:val="18"/>
              </w:rPr>
              <w:t>-0.316 (0.00)</w:t>
            </w:r>
          </w:p>
        </w:tc>
        <w:tc>
          <w:tcPr>
            <w:tcW w:w="1345" w:type="dxa"/>
          </w:tcPr>
          <w:p w14:paraId="0F2FFCF8" w14:textId="77777777" w:rsidR="008175DF" w:rsidRPr="009E42FF" w:rsidRDefault="008175DF" w:rsidP="00DA3677">
            <w:pPr>
              <w:rPr>
                <w:rFonts w:cs="Arial"/>
                <w:bCs/>
                <w:sz w:val="18"/>
                <w:szCs w:val="18"/>
              </w:rPr>
            </w:pPr>
            <w:r>
              <w:rPr>
                <w:rFonts w:cs="Arial"/>
                <w:bCs/>
                <w:sz w:val="18"/>
                <w:szCs w:val="18"/>
              </w:rPr>
              <w:t xml:space="preserve"> 0.229 (0.00)</w:t>
            </w:r>
          </w:p>
        </w:tc>
      </w:tr>
      <w:tr w:rsidR="008175DF" w14:paraId="115FCF4E" w14:textId="77777777" w:rsidTr="00DA3677">
        <w:tc>
          <w:tcPr>
            <w:tcW w:w="1496" w:type="dxa"/>
          </w:tcPr>
          <w:p w14:paraId="3F70C71A" w14:textId="77777777" w:rsidR="008175DF" w:rsidRPr="003922FA" w:rsidRDefault="008175DF" w:rsidP="00DA3677">
            <w:pPr>
              <w:rPr>
                <w:rFonts w:cs="Arial"/>
                <w:bCs/>
                <w:szCs w:val="20"/>
              </w:rPr>
            </w:pPr>
            <w:r w:rsidRPr="003922FA">
              <w:rPr>
                <w:rFonts w:cs="Arial"/>
                <w:bCs/>
                <w:i/>
                <w:iCs/>
                <w:szCs w:val="20"/>
              </w:rPr>
              <w:t>presence</w:t>
            </w:r>
          </w:p>
        </w:tc>
        <w:tc>
          <w:tcPr>
            <w:tcW w:w="1530" w:type="dxa"/>
            <w:shd w:val="clear" w:color="auto" w:fill="000000" w:themeFill="text1"/>
          </w:tcPr>
          <w:p w14:paraId="64930184" w14:textId="77777777" w:rsidR="008175DF" w:rsidRPr="009E42FF" w:rsidRDefault="008175DF" w:rsidP="00DA3677">
            <w:pPr>
              <w:rPr>
                <w:rFonts w:cs="Arial"/>
                <w:bCs/>
                <w:sz w:val="18"/>
                <w:szCs w:val="18"/>
              </w:rPr>
            </w:pPr>
          </w:p>
        </w:tc>
        <w:tc>
          <w:tcPr>
            <w:tcW w:w="1530" w:type="dxa"/>
          </w:tcPr>
          <w:p w14:paraId="76AE1352" w14:textId="77777777" w:rsidR="008175DF" w:rsidRPr="009E42FF" w:rsidRDefault="008175DF" w:rsidP="00DA3677">
            <w:pPr>
              <w:rPr>
                <w:rFonts w:cs="Arial"/>
                <w:bCs/>
                <w:sz w:val="18"/>
                <w:szCs w:val="18"/>
              </w:rPr>
            </w:pPr>
            <w:r>
              <w:rPr>
                <w:rFonts w:cs="Arial"/>
                <w:bCs/>
                <w:sz w:val="18"/>
                <w:szCs w:val="18"/>
              </w:rPr>
              <w:t>-0.320 (0.00)</w:t>
            </w:r>
          </w:p>
        </w:tc>
        <w:tc>
          <w:tcPr>
            <w:tcW w:w="1345" w:type="dxa"/>
          </w:tcPr>
          <w:p w14:paraId="0F281FFC" w14:textId="77777777" w:rsidR="008175DF" w:rsidRPr="009E42FF" w:rsidRDefault="008175DF" w:rsidP="00DA3677">
            <w:pPr>
              <w:rPr>
                <w:rFonts w:cs="Arial"/>
                <w:bCs/>
                <w:sz w:val="18"/>
                <w:szCs w:val="18"/>
              </w:rPr>
            </w:pPr>
            <w:r>
              <w:rPr>
                <w:rFonts w:cs="Arial"/>
                <w:bCs/>
                <w:sz w:val="18"/>
                <w:szCs w:val="18"/>
              </w:rPr>
              <w:t xml:space="preserve"> 0.209 (0.00)</w:t>
            </w:r>
          </w:p>
        </w:tc>
      </w:tr>
      <w:tr w:rsidR="008175DF" w14:paraId="071DCDFE" w14:textId="77777777" w:rsidTr="00DA3677">
        <w:tc>
          <w:tcPr>
            <w:tcW w:w="1496" w:type="dxa"/>
          </w:tcPr>
          <w:p w14:paraId="23A0A520" w14:textId="77777777" w:rsidR="008175DF" w:rsidRPr="003922FA" w:rsidRDefault="008175DF" w:rsidP="00DA3677">
            <w:pPr>
              <w:rPr>
                <w:rFonts w:cs="Arial"/>
                <w:bCs/>
                <w:szCs w:val="20"/>
              </w:rPr>
            </w:pPr>
            <w:proofErr w:type="spellStart"/>
            <w:r w:rsidRPr="003922FA">
              <w:rPr>
                <w:rFonts w:cs="Arial"/>
                <w:bCs/>
                <w:i/>
                <w:iCs/>
                <w:szCs w:val="20"/>
              </w:rPr>
              <w:t>cognitive_load</w:t>
            </w:r>
            <w:proofErr w:type="spellEnd"/>
          </w:p>
        </w:tc>
        <w:tc>
          <w:tcPr>
            <w:tcW w:w="1530" w:type="dxa"/>
            <w:shd w:val="clear" w:color="auto" w:fill="auto"/>
          </w:tcPr>
          <w:p w14:paraId="64EB8288" w14:textId="77777777" w:rsidR="008175DF" w:rsidRPr="009E42FF" w:rsidRDefault="008175DF" w:rsidP="00DA3677">
            <w:pPr>
              <w:rPr>
                <w:rFonts w:cs="Arial"/>
                <w:bCs/>
                <w:sz w:val="18"/>
                <w:szCs w:val="18"/>
              </w:rPr>
            </w:pPr>
            <w:r>
              <w:rPr>
                <w:rFonts w:cs="Arial"/>
                <w:bCs/>
                <w:sz w:val="18"/>
                <w:szCs w:val="18"/>
              </w:rPr>
              <w:t>-0.320 (0.00)</w:t>
            </w:r>
          </w:p>
        </w:tc>
        <w:tc>
          <w:tcPr>
            <w:tcW w:w="1530" w:type="dxa"/>
            <w:shd w:val="clear" w:color="auto" w:fill="000000" w:themeFill="text1"/>
          </w:tcPr>
          <w:p w14:paraId="39FB874E" w14:textId="77777777" w:rsidR="008175DF" w:rsidRPr="009E42FF" w:rsidRDefault="008175DF" w:rsidP="00DA3677">
            <w:pPr>
              <w:rPr>
                <w:rFonts w:cs="Arial"/>
                <w:bCs/>
                <w:sz w:val="18"/>
                <w:szCs w:val="18"/>
              </w:rPr>
            </w:pPr>
          </w:p>
        </w:tc>
        <w:tc>
          <w:tcPr>
            <w:tcW w:w="1345" w:type="dxa"/>
          </w:tcPr>
          <w:p w14:paraId="01828465" w14:textId="77777777" w:rsidR="008175DF" w:rsidRPr="009E42FF" w:rsidRDefault="008175DF" w:rsidP="00DA3677">
            <w:pPr>
              <w:rPr>
                <w:rFonts w:cs="Arial"/>
                <w:bCs/>
                <w:sz w:val="18"/>
                <w:szCs w:val="18"/>
              </w:rPr>
            </w:pPr>
            <w:r>
              <w:rPr>
                <w:rFonts w:cs="Arial"/>
                <w:bCs/>
                <w:sz w:val="18"/>
                <w:szCs w:val="18"/>
              </w:rPr>
              <w:t>-0.227 (0.01)</w:t>
            </w:r>
          </w:p>
        </w:tc>
      </w:tr>
      <w:tr w:rsidR="008175DF" w14:paraId="4F431E2A" w14:textId="77777777" w:rsidTr="00DA3677">
        <w:tc>
          <w:tcPr>
            <w:tcW w:w="1496" w:type="dxa"/>
          </w:tcPr>
          <w:p w14:paraId="1D743EB3" w14:textId="77777777" w:rsidR="008175DF" w:rsidRPr="003922FA" w:rsidRDefault="008175DF" w:rsidP="00DA3677">
            <w:pPr>
              <w:rPr>
                <w:rFonts w:cs="Arial"/>
                <w:bCs/>
                <w:szCs w:val="20"/>
              </w:rPr>
            </w:pPr>
            <w:r w:rsidRPr="003922FA">
              <w:rPr>
                <w:rFonts w:cs="Arial"/>
                <w:bCs/>
                <w:i/>
                <w:iCs/>
                <w:szCs w:val="20"/>
              </w:rPr>
              <w:t>grades</w:t>
            </w:r>
          </w:p>
        </w:tc>
        <w:tc>
          <w:tcPr>
            <w:tcW w:w="1530" w:type="dxa"/>
          </w:tcPr>
          <w:p w14:paraId="0F962B90" w14:textId="77777777" w:rsidR="008175DF" w:rsidRPr="009E42FF" w:rsidRDefault="008175DF" w:rsidP="00DA3677">
            <w:pPr>
              <w:rPr>
                <w:rFonts w:cs="Arial"/>
                <w:bCs/>
                <w:sz w:val="18"/>
                <w:szCs w:val="18"/>
              </w:rPr>
            </w:pPr>
            <w:r>
              <w:rPr>
                <w:rFonts w:cs="Arial"/>
                <w:bCs/>
                <w:sz w:val="18"/>
                <w:szCs w:val="18"/>
              </w:rPr>
              <w:t xml:space="preserve"> 0.209 (0.00)</w:t>
            </w:r>
          </w:p>
        </w:tc>
        <w:tc>
          <w:tcPr>
            <w:tcW w:w="1530" w:type="dxa"/>
          </w:tcPr>
          <w:p w14:paraId="0F11FCEF" w14:textId="77777777" w:rsidR="008175DF" w:rsidRPr="009E42FF" w:rsidRDefault="008175DF" w:rsidP="00DA3677">
            <w:pPr>
              <w:rPr>
                <w:rFonts w:cs="Arial"/>
                <w:bCs/>
                <w:sz w:val="18"/>
                <w:szCs w:val="18"/>
              </w:rPr>
            </w:pPr>
            <w:r>
              <w:rPr>
                <w:rFonts w:cs="Arial"/>
                <w:bCs/>
                <w:sz w:val="18"/>
                <w:szCs w:val="18"/>
              </w:rPr>
              <w:t>-0.227 (0.01)</w:t>
            </w:r>
          </w:p>
        </w:tc>
        <w:tc>
          <w:tcPr>
            <w:tcW w:w="1345" w:type="dxa"/>
            <w:shd w:val="clear" w:color="auto" w:fill="000000" w:themeFill="text1"/>
          </w:tcPr>
          <w:p w14:paraId="40210ED7" w14:textId="77777777" w:rsidR="008175DF" w:rsidRPr="009E42FF" w:rsidRDefault="008175DF" w:rsidP="00DA3677">
            <w:pPr>
              <w:keepNext/>
              <w:rPr>
                <w:rFonts w:cs="Arial"/>
                <w:bCs/>
                <w:sz w:val="18"/>
                <w:szCs w:val="18"/>
              </w:rPr>
            </w:pPr>
          </w:p>
        </w:tc>
      </w:tr>
    </w:tbl>
    <w:p w14:paraId="6EEB6AA6" w14:textId="77777777" w:rsidR="008175DF" w:rsidRPr="00972AA9" w:rsidRDefault="008175DF" w:rsidP="00972AA9">
      <w:pPr>
        <w:rPr>
          <w:rFonts w:cs="Arial"/>
          <w:b/>
          <w:szCs w:val="20"/>
        </w:rPr>
      </w:pPr>
    </w:p>
    <w:sectPr w:rsidR="008175DF" w:rsidRPr="00972AA9" w:rsidSect="003725E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428C6" w14:textId="77777777" w:rsidR="007C31E5" w:rsidRDefault="007C31E5" w:rsidP="000D2BD5">
      <w:r>
        <w:separator/>
      </w:r>
    </w:p>
  </w:endnote>
  <w:endnote w:type="continuationSeparator" w:id="0">
    <w:p w14:paraId="4D41D630" w14:textId="77777777" w:rsidR="007C31E5" w:rsidRDefault="007C31E5" w:rsidP="000D2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7A585" w14:textId="77777777" w:rsidR="007C31E5" w:rsidRDefault="007C31E5" w:rsidP="000D2BD5">
      <w:r>
        <w:separator/>
      </w:r>
    </w:p>
  </w:footnote>
  <w:footnote w:type="continuationSeparator" w:id="0">
    <w:p w14:paraId="63346597" w14:textId="77777777" w:rsidR="007C31E5" w:rsidRDefault="007C31E5" w:rsidP="000D2BD5">
      <w:r>
        <w:continuationSeparator/>
      </w:r>
    </w:p>
  </w:footnote>
  <w:footnote w:id="1">
    <w:p w14:paraId="761E075A" w14:textId="77777777" w:rsidR="00EE0FF5" w:rsidRDefault="00EE0FF5" w:rsidP="00EE0FF5">
      <w:pPr>
        <w:pStyle w:val="FootnoteText"/>
      </w:pPr>
      <w:r>
        <w:rPr>
          <w:rStyle w:val="FootnoteReference"/>
        </w:rPr>
        <w:footnoteRef/>
      </w:r>
      <w:r>
        <w:t xml:space="preserve"> One item was missed when administering the survey due to human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9979422"/>
      <w:docPartObj>
        <w:docPartGallery w:val="Page Numbers (Top of Page)"/>
        <w:docPartUnique/>
      </w:docPartObj>
    </w:sdtPr>
    <w:sdtEndPr>
      <w:rPr>
        <w:noProof/>
      </w:rPr>
    </w:sdtEndPr>
    <w:sdtContent>
      <w:p w14:paraId="3155E815" w14:textId="0EF18EBB" w:rsidR="000D2BD5" w:rsidRDefault="000D2B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C9D281" w14:textId="77777777" w:rsidR="000D2BD5" w:rsidRDefault="000D2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A6D0E"/>
    <w:multiLevelType w:val="hybridMultilevel"/>
    <w:tmpl w:val="16562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469EB"/>
    <w:multiLevelType w:val="multilevel"/>
    <w:tmpl w:val="4DFC537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20447A7"/>
    <w:multiLevelType w:val="hybridMultilevel"/>
    <w:tmpl w:val="10AE4BAA"/>
    <w:lvl w:ilvl="0" w:tplc="447A8252">
      <w:start w:val="7"/>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27091"/>
    <w:multiLevelType w:val="hybridMultilevel"/>
    <w:tmpl w:val="6EF66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C6B36"/>
    <w:multiLevelType w:val="hybridMultilevel"/>
    <w:tmpl w:val="AE987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33CAA"/>
    <w:multiLevelType w:val="hybridMultilevel"/>
    <w:tmpl w:val="6AA22C7C"/>
    <w:lvl w:ilvl="0" w:tplc="E6F29278">
      <w:start w:val="7"/>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61478"/>
    <w:multiLevelType w:val="hybridMultilevel"/>
    <w:tmpl w:val="F0B6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44013"/>
    <w:multiLevelType w:val="hybridMultilevel"/>
    <w:tmpl w:val="8A348AE0"/>
    <w:lvl w:ilvl="0" w:tplc="D8969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A728EA"/>
    <w:multiLevelType w:val="hybridMultilevel"/>
    <w:tmpl w:val="A69E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506EE4"/>
    <w:multiLevelType w:val="hybridMultilevel"/>
    <w:tmpl w:val="68E245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2F0969"/>
    <w:multiLevelType w:val="hybridMultilevel"/>
    <w:tmpl w:val="6F00D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16C9E"/>
    <w:multiLevelType w:val="hybridMultilevel"/>
    <w:tmpl w:val="A52AD0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AA0E03"/>
    <w:multiLevelType w:val="hybridMultilevel"/>
    <w:tmpl w:val="16F2908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251C31"/>
    <w:multiLevelType w:val="hybridMultilevel"/>
    <w:tmpl w:val="AC4E977C"/>
    <w:lvl w:ilvl="0" w:tplc="F4308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B639F4"/>
    <w:multiLevelType w:val="hybridMultilevel"/>
    <w:tmpl w:val="341C96C8"/>
    <w:lvl w:ilvl="0" w:tplc="9B6AC9DA">
      <w:start w:val="7"/>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F93899"/>
    <w:multiLevelType w:val="hybridMultilevel"/>
    <w:tmpl w:val="AC4E977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E0B71B5"/>
    <w:multiLevelType w:val="hybridMultilevel"/>
    <w:tmpl w:val="F3906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85F4B"/>
    <w:multiLevelType w:val="hybridMultilevel"/>
    <w:tmpl w:val="00806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01655"/>
    <w:multiLevelType w:val="hybridMultilevel"/>
    <w:tmpl w:val="063A36BA"/>
    <w:lvl w:ilvl="0" w:tplc="6234BA8A">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E3FF4"/>
    <w:multiLevelType w:val="hybridMultilevel"/>
    <w:tmpl w:val="810A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829B9"/>
    <w:multiLevelType w:val="hybridMultilevel"/>
    <w:tmpl w:val="AAE46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05494"/>
    <w:multiLevelType w:val="hybridMultilevel"/>
    <w:tmpl w:val="AC4E977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3C620D9"/>
    <w:multiLevelType w:val="hybridMultilevel"/>
    <w:tmpl w:val="AFE8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E0B70"/>
    <w:multiLevelType w:val="hybridMultilevel"/>
    <w:tmpl w:val="00B0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670CC8"/>
    <w:multiLevelType w:val="hybridMultilevel"/>
    <w:tmpl w:val="EBB8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077D67"/>
    <w:multiLevelType w:val="hybridMultilevel"/>
    <w:tmpl w:val="6A78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763EE"/>
    <w:multiLevelType w:val="hybridMultilevel"/>
    <w:tmpl w:val="BE0C4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410D6D"/>
    <w:multiLevelType w:val="multilevel"/>
    <w:tmpl w:val="7EAAC08C"/>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4F2A25"/>
    <w:multiLevelType w:val="hybridMultilevel"/>
    <w:tmpl w:val="2422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2958652">
    <w:abstractNumId w:val="24"/>
  </w:num>
  <w:num w:numId="2" w16cid:durableId="1394507213">
    <w:abstractNumId w:val="28"/>
  </w:num>
  <w:num w:numId="3" w16cid:durableId="1883441092">
    <w:abstractNumId w:val="26"/>
  </w:num>
  <w:num w:numId="4" w16cid:durableId="699890700">
    <w:abstractNumId w:val="17"/>
  </w:num>
  <w:num w:numId="5" w16cid:durableId="1230657455">
    <w:abstractNumId w:val="11"/>
  </w:num>
  <w:num w:numId="6" w16cid:durableId="1981618213">
    <w:abstractNumId w:val="7"/>
  </w:num>
  <w:num w:numId="7" w16cid:durableId="1623147960">
    <w:abstractNumId w:val="13"/>
  </w:num>
  <w:num w:numId="8" w16cid:durableId="59601057">
    <w:abstractNumId w:val="6"/>
  </w:num>
  <w:num w:numId="9" w16cid:durableId="2040620068">
    <w:abstractNumId w:val="5"/>
  </w:num>
  <w:num w:numId="10" w16cid:durableId="1638871867">
    <w:abstractNumId w:val="2"/>
  </w:num>
  <w:num w:numId="11" w16cid:durableId="1017778138">
    <w:abstractNumId w:val="14"/>
  </w:num>
  <w:num w:numId="12" w16cid:durableId="52195634">
    <w:abstractNumId w:val="20"/>
  </w:num>
  <w:num w:numId="13" w16cid:durableId="82343214">
    <w:abstractNumId w:val="8"/>
  </w:num>
  <w:num w:numId="14" w16cid:durableId="1643342415">
    <w:abstractNumId w:val="4"/>
  </w:num>
  <w:num w:numId="15" w16cid:durableId="1070031865">
    <w:abstractNumId w:val="0"/>
  </w:num>
  <w:num w:numId="16" w16cid:durableId="889801040">
    <w:abstractNumId w:val="16"/>
  </w:num>
  <w:num w:numId="17" w16cid:durableId="2117672239">
    <w:abstractNumId w:val="18"/>
  </w:num>
  <w:num w:numId="18" w16cid:durableId="762648827">
    <w:abstractNumId w:val="12"/>
  </w:num>
  <w:num w:numId="19" w16cid:durableId="938215879">
    <w:abstractNumId w:val="1"/>
  </w:num>
  <w:num w:numId="20" w16cid:durableId="1429041155">
    <w:abstractNumId w:val="25"/>
  </w:num>
  <w:num w:numId="21" w16cid:durableId="352148400">
    <w:abstractNumId w:val="10"/>
  </w:num>
  <w:num w:numId="22" w16cid:durableId="975836192">
    <w:abstractNumId w:val="22"/>
  </w:num>
  <w:num w:numId="23" w16cid:durableId="1423145401">
    <w:abstractNumId w:val="3"/>
  </w:num>
  <w:num w:numId="24" w16cid:durableId="136342685">
    <w:abstractNumId w:val="21"/>
  </w:num>
  <w:num w:numId="25" w16cid:durableId="1912932201">
    <w:abstractNumId w:val="15"/>
  </w:num>
  <w:num w:numId="26" w16cid:durableId="1167285062">
    <w:abstractNumId w:val="23"/>
  </w:num>
  <w:num w:numId="27" w16cid:durableId="474034012">
    <w:abstractNumId w:val="27"/>
  </w:num>
  <w:num w:numId="28" w16cid:durableId="654262297">
    <w:abstractNumId w:val="19"/>
  </w:num>
  <w:num w:numId="29" w16cid:durableId="1804694166">
    <w:abstractNumId w:val="9"/>
  </w:num>
  <w:num w:numId="30" w16cid:durableId="654800845">
    <w:abstractNumId w:val="1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mberlain, Darryl">
    <w15:presenceInfo w15:providerId="AD" w15:userId="S::CHAMBD17@erau.edu::612b89cd-be70-4d41-8501-0dc01e40e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FC6"/>
    <w:rsid w:val="00000351"/>
    <w:rsid w:val="0000089F"/>
    <w:rsid w:val="000010C9"/>
    <w:rsid w:val="000018C3"/>
    <w:rsid w:val="0000361A"/>
    <w:rsid w:val="000037F6"/>
    <w:rsid w:val="00003D3B"/>
    <w:rsid w:val="00003E0A"/>
    <w:rsid w:val="0000413A"/>
    <w:rsid w:val="00004259"/>
    <w:rsid w:val="00004546"/>
    <w:rsid w:val="00004E19"/>
    <w:rsid w:val="00005212"/>
    <w:rsid w:val="00005594"/>
    <w:rsid w:val="000056A3"/>
    <w:rsid w:val="0000587D"/>
    <w:rsid w:val="00005E65"/>
    <w:rsid w:val="00007FBD"/>
    <w:rsid w:val="0001024B"/>
    <w:rsid w:val="0001039A"/>
    <w:rsid w:val="000103F6"/>
    <w:rsid w:val="00010702"/>
    <w:rsid w:val="00010722"/>
    <w:rsid w:val="000109FA"/>
    <w:rsid w:val="00010E07"/>
    <w:rsid w:val="00010F2A"/>
    <w:rsid w:val="00010F8D"/>
    <w:rsid w:val="000114A4"/>
    <w:rsid w:val="0001182F"/>
    <w:rsid w:val="00011FC8"/>
    <w:rsid w:val="0001212B"/>
    <w:rsid w:val="0001268D"/>
    <w:rsid w:val="000126D0"/>
    <w:rsid w:val="00012D20"/>
    <w:rsid w:val="000134F5"/>
    <w:rsid w:val="00013EC7"/>
    <w:rsid w:val="00014056"/>
    <w:rsid w:val="0001453A"/>
    <w:rsid w:val="00015593"/>
    <w:rsid w:val="00015864"/>
    <w:rsid w:val="0001718E"/>
    <w:rsid w:val="000172A1"/>
    <w:rsid w:val="000175EA"/>
    <w:rsid w:val="00017DC2"/>
    <w:rsid w:val="000200CE"/>
    <w:rsid w:val="000203C0"/>
    <w:rsid w:val="00020D1B"/>
    <w:rsid w:val="0002119E"/>
    <w:rsid w:val="00021445"/>
    <w:rsid w:val="000217C1"/>
    <w:rsid w:val="00021B26"/>
    <w:rsid w:val="00021CBA"/>
    <w:rsid w:val="0002206E"/>
    <w:rsid w:val="000228FD"/>
    <w:rsid w:val="00023733"/>
    <w:rsid w:val="000238B9"/>
    <w:rsid w:val="00023D4D"/>
    <w:rsid w:val="000249E7"/>
    <w:rsid w:val="00024C90"/>
    <w:rsid w:val="0002539A"/>
    <w:rsid w:val="000254B8"/>
    <w:rsid w:val="00025E7B"/>
    <w:rsid w:val="000263A5"/>
    <w:rsid w:val="0002653B"/>
    <w:rsid w:val="00027223"/>
    <w:rsid w:val="0002777B"/>
    <w:rsid w:val="000305DB"/>
    <w:rsid w:val="00031A92"/>
    <w:rsid w:val="00032335"/>
    <w:rsid w:val="000323E3"/>
    <w:rsid w:val="00032957"/>
    <w:rsid w:val="00032EA8"/>
    <w:rsid w:val="000339EE"/>
    <w:rsid w:val="00033C9C"/>
    <w:rsid w:val="00034296"/>
    <w:rsid w:val="000347C6"/>
    <w:rsid w:val="00034A6F"/>
    <w:rsid w:val="00035DCE"/>
    <w:rsid w:val="0003623A"/>
    <w:rsid w:val="00036384"/>
    <w:rsid w:val="00036803"/>
    <w:rsid w:val="00036AF2"/>
    <w:rsid w:val="00036E15"/>
    <w:rsid w:val="0003740C"/>
    <w:rsid w:val="00037972"/>
    <w:rsid w:val="00037EAE"/>
    <w:rsid w:val="00037F1B"/>
    <w:rsid w:val="00040180"/>
    <w:rsid w:val="00040DB4"/>
    <w:rsid w:val="00042289"/>
    <w:rsid w:val="000427CD"/>
    <w:rsid w:val="00043362"/>
    <w:rsid w:val="00044259"/>
    <w:rsid w:val="00044305"/>
    <w:rsid w:val="000444BA"/>
    <w:rsid w:val="00044686"/>
    <w:rsid w:val="00045140"/>
    <w:rsid w:val="00045561"/>
    <w:rsid w:val="000467A3"/>
    <w:rsid w:val="00046F60"/>
    <w:rsid w:val="00047CBB"/>
    <w:rsid w:val="00047CEA"/>
    <w:rsid w:val="0005001A"/>
    <w:rsid w:val="00050954"/>
    <w:rsid w:val="00050ED8"/>
    <w:rsid w:val="0005153C"/>
    <w:rsid w:val="00051B91"/>
    <w:rsid w:val="00052B5A"/>
    <w:rsid w:val="00052CDC"/>
    <w:rsid w:val="00052F52"/>
    <w:rsid w:val="000533A7"/>
    <w:rsid w:val="000539A1"/>
    <w:rsid w:val="00053BCC"/>
    <w:rsid w:val="00053DA7"/>
    <w:rsid w:val="00055DEE"/>
    <w:rsid w:val="00056A91"/>
    <w:rsid w:val="00057377"/>
    <w:rsid w:val="00057957"/>
    <w:rsid w:val="00057E56"/>
    <w:rsid w:val="000606F5"/>
    <w:rsid w:val="000608FB"/>
    <w:rsid w:val="00060EB8"/>
    <w:rsid w:val="00061D9D"/>
    <w:rsid w:val="0006237E"/>
    <w:rsid w:val="00062EF3"/>
    <w:rsid w:val="000632B9"/>
    <w:rsid w:val="00063B0D"/>
    <w:rsid w:val="00064264"/>
    <w:rsid w:val="00065531"/>
    <w:rsid w:val="0006567D"/>
    <w:rsid w:val="000664A0"/>
    <w:rsid w:val="000664BE"/>
    <w:rsid w:val="00066527"/>
    <w:rsid w:val="0006664A"/>
    <w:rsid w:val="00066F1A"/>
    <w:rsid w:val="00067154"/>
    <w:rsid w:val="00067387"/>
    <w:rsid w:val="0007116C"/>
    <w:rsid w:val="000711D6"/>
    <w:rsid w:val="0007141C"/>
    <w:rsid w:val="000718AC"/>
    <w:rsid w:val="0007203F"/>
    <w:rsid w:val="000720ED"/>
    <w:rsid w:val="00072211"/>
    <w:rsid w:val="0007272D"/>
    <w:rsid w:val="00072832"/>
    <w:rsid w:val="00072B02"/>
    <w:rsid w:val="000731FF"/>
    <w:rsid w:val="00073235"/>
    <w:rsid w:val="000735F1"/>
    <w:rsid w:val="00074143"/>
    <w:rsid w:val="000742C2"/>
    <w:rsid w:val="000743F9"/>
    <w:rsid w:val="00074A2E"/>
    <w:rsid w:val="00074D87"/>
    <w:rsid w:val="00075960"/>
    <w:rsid w:val="000768B7"/>
    <w:rsid w:val="00076C5B"/>
    <w:rsid w:val="00076E65"/>
    <w:rsid w:val="00077F7A"/>
    <w:rsid w:val="0008020A"/>
    <w:rsid w:val="00080478"/>
    <w:rsid w:val="0008111C"/>
    <w:rsid w:val="00081385"/>
    <w:rsid w:val="00081BFE"/>
    <w:rsid w:val="00081F1C"/>
    <w:rsid w:val="0008212C"/>
    <w:rsid w:val="000843D4"/>
    <w:rsid w:val="00084FB3"/>
    <w:rsid w:val="00085558"/>
    <w:rsid w:val="00086582"/>
    <w:rsid w:val="000903D4"/>
    <w:rsid w:val="00090408"/>
    <w:rsid w:val="00090CD6"/>
    <w:rsid w:val="000910CA"/>
    <w:rsid w:val="0009165C"/>
    <w:rsid w:val="00091F48"/>
    <w:rsid w:val="00093694"/>
    <w:rsid w:val="0009393D"/>
    <w:rsid w:val="00093CFC"/>
    <w:rsid w:val="00094092"/>
    <w:rsid w:val="000941EB"/>
    <w:rsid w:val="000942B7"/>
    <w:rsid w:val="00094CD9"/>
    <w:rsid w:val="00094EFA"/>
    <w:rsid w:val="00095693"/>
    <w:rsid w:val="00096DB1"/>
    <w:rsid w:val="00097119"/>
    <w:rsid w:val="000977A1"/>
    <w:rsid w:val="00097C92"/>
    <w:rsid w:val="000A0E45"/>
    <w:rsid w:val="000A11C1"/>
    <w:rsid w:val="000A15A5"/>
    <w:rsid w:val="000A24E9"/>
    <w:rsid w:val="000A28C9"/>
    <w:rsid w:val="000A319D"/>
    <w:rsid w:val="000A378E"/>
    <w:rsid w:val="000A41BB"/>
    <w:rsid w:val="000A4221"/>
    <w:rsid w:val="000A4EC4"/>
    <w:rsid w:val="000A4F44"/>
    <w:rsid w:val="000A6794"/>
    <w:rsid w:val="000A67EB"/>
    <w:rsid w:val="000A6F13"/>
    <w:rsid w:val="000A7014"/>
    <w:rsid w:val="000A740C"/>
    <w:rsid w:val="000A79CB"/>
    <w:rsid w:val="000A7D34"/>
    <w:rsid w:val="000B0344"/>
    <w:rsid w:val="000B0835"/>
    <w:rsid w:val="000B1132"/>
    <w:rsid w:val="000B1BBA"/>
    <w:rsid w:val="000B1EAA"/>
    <w:rsid w:val="000B20D1"/>
    <w:rsid w:val="000B2340"/>
    <w:rsid w:val="000B2646"/>
    <w:rsid w:val="000B2D88"/>
    <w:rsid w:val="000B2E6F"/>
    <w:rsid w:val="000B36C9"/>
    <w:rsid w:val="000B4383"/>
    <w:rsid w:val="000B4523"/>
    <w:rsid w:val="000B4B65"/>
    <w:rsid w:val="000B5CF4"/>
    <w:rsid w:val="000B5D6B"/>
    <w:rsid w:val="000B5DB9"/>
    <w:rsid w:val="000B63FC"/>
    <w:rsid w:val="000B6993"/>
    <w:rsid w:val="000B7B18"/>
    <w:rsid w:val="000C130F"/>
    <w:rsid w:val="000C2273"/>
    <w:rsid w:val="000C2B36"/>
    <w:rsid w:val="000C2F09"/>
    <w:rsid w:val="000C3240"/>
    <w:rsid w:val="000C3833"/>
    <w:rsid w:val="000C3A15"/>
    <w:rsid w:val="000C3E7F"/>
    <w:rsid w:val="000C445F"/>
    <w:rsid w:val="000C4694"/>
    <w:rsid w:val="000C474C"/>
    <w:rsid w:val="000C6119"/>
    <w:rsid w:val="000C619C"/>
    <w:rsid w:val="000C6656"/>
    <w:rsid w:val="000C6934"/>
    <w:rsid w:val="000C696E"/>
    <w:rsid w:val="000C6F6A"/>
    <w:rsid w:val="000C7D3A"/>
    <w:rsid w:val="000C7D66"/>
    <w:rsid w:val="000D02F3"/>
    <w:rsid w:val="000D13C7"/>
    <w:rsid w:val="000D154F"/>
    <w:rsid w:val="000D15D3"/>
    <w:rsid w:val="000D15DC"/>
    <w:rsid w:val="000D243A"/>
    <w:rsid w:val="000D251A"/>
    <w:rsid w:val="000D29FF"/>
    <w:rsid w:val="000D2BD5"/>
    <w:rsid w:val="000D3288"/>
    <w:rsid w:val="000D3AA1"/>
    <w:rsid w:val="000D4A09"/>
    <w:rsid w:val="000D50CB"/>
    <w:rsid w:val="000D57E8"/>
    <w:rsid w:val="000D58C2"/>
    <w:rsid w:val="000D5AE4"/>
    <w:rsid w:val="000D65F0"/>
    <w:rsid w:val="000D6BCB"/>
    <w:rsid w:val="000D6DB5"/>
    <w:rsid w:val="000D70A6"/>
    <w:rsid w:val="000D73BC"/>
    <w:rsid w:val="000D7858"/>
    <w:rsid w:val="000E116F"/>
    <w:rsid w:val="000E1BAE"/>
    <w:rsid w:val="000E2FB6"/>
    <w:rsid w:val="000E3278"/>
    <w:rsid w:val="000E3C9B"/>
    <w:rsid w:val="000E41DE"/>
    <w:rsid w:val="000E42A0"/>
    <w:rsid w:val="000E5C04"/>
    <w:rsid w:val="000E5C92"/>
    <w:rsid w:val="000E6290"/>
    <w:rsid w:val="000E6979"/>
    <w:rsid w:val="000E709F"/>
    <w:rsid w:val="000E78A5"/>
    <w:rsid w:val="000F1AA2"/>
    <w:rsid w:val="000F2948"/>
    <w:rsid w:val="000F31EA"/>
    <w:rsid w:val="000F40F9"/>
    <w:rsid w:val="000F458F"/>
    <w:rsid w:val="000F4EB0"/>
    <w:rsid w:val="000F5030"/>
    <w:rsid w:val="000F5514"/>
    <w:rsid w:val="000F5587"/>
    <w:rsid w:val="000F575B"/>
    <w:rsid w:val="000F5FB2"/>
    <w:rsid w:val="000F61BA"/>
    <w:rsid w:val="000F67F2"/>
    <w:rsid w:val="000F6A68"/>
    <w:rsid w:val="000F6CFD"/>
    <w:rsid w:val="000F734A"/>
    <w:rsid w:val="00100F07"/>
    <w:rsid w:val="00101459"/>
    <w:rsid w:val="00101A31"/>
    <w:rsid w:val="001024EE"/>
    <w:rsid w:val="00102C43"/>
    <w:rsid w:val="00102F39"/>
    <w:rsid w:val="0010346E"/>
    <w:rsid w:val="001036F6"/>
    <w:rsid w:val="001045F2"/>
    <w:rsid w:val="00104F4F"/>
    <w:rsid w:val="00104F5F"/>
    <w:rsid w:val="00106128"/>
    <w:rsid w:val="00106BB5"/>
    <w:rsid w:val="00106E73"/>
    <w:rsid w:val="0010750A"/>
    <w:rsid w:val="00107559"/>
    <w:rsid w:val="00110165"/>
    <w:rsid w:val="0011061F"/>
    <w:rsid w:val="00110D7B"/>
    <w:rsid w:val="00111857"/>
    <w:rsid w:val="001134E2"/>
    <w:rsid w:val="0011439C"/>
    <w:rsid w:val="00114789"/>
    <w:rsid w:val="00115355"/>
    <w:rsid w:val="0011640F"/>
    <w:rsid w:val="0011668F"/>
    <w:rsid w:val="00116D33"/>
    <w:rsid w:val="001176EB"/>
    <w:rsid w:val="00117853"/>
    <w:rsid w:val="00120DFB"/>
    <w:rsid w:val="00122151"/>
    <w:rsid w:val="00122182"/>
    <w:rsid w:val="001228AB"/>
    <w:rsid w:val="00123816"/>
    <w:rsid w:val="00123EFF"/>
    <w:rsid w:val="001247A0"/>
    <w:rsid w:val="00124FAF"/>
    <w:rsid w:val="0012515B"/>
    <w:rsid w:val="001268B9"/>
    <w:rsid w:val="001269A6"/>
    <w:rsid w:val="00126C1C"/>
    <w:rsid w:val="00127515"/>
    <w:rsid w:val="00127D96"/>
    <w:rsid w:val="0013028B"/>
    <w:rsid w:val="00130368"/>
    <w:rsid w:val="0013305F"/>
    <w:rsid w:val="00133511"/>
    <w:rsid w:val="00133FC8"/>
    <w:rsid w:val="001346EB"/>
    <w:rsid w:val="00136D52"/>
    <w:rsid w:val="001371B6"/>
    <w:rsid w:val="00140263"/>
    <w:rsid w:val="001405B4"/>
    <w:rsid w:val="00140613"/>
    <w:rsid w:val="00140D2D"/>
    <w:rsid w:val="00141213"/>
    <w:rsid w:val="001419EB"/>
    <w:rsid w:val="00143150"/>
    <w:rsid w:val="00143A88"/>
    <w:rsid w:val="00143E7C"/>
    <w:rsid w:val="00145018"/>
    <w:rsid w:val="001455E0"/>
    <w:rsid w:val="001459CE"/>
    <w:rsid w:val="001462D9"/>
    <w:rsid w:val="001467B0"/>
    <w:rsid w:val="00146AE5"/>
    <w:rsid w:val="00150563"/>
    <w:rsid w:val="0015098B"/>
    <w:rsid w:val="001528DB"/>
    <w:rsid w:val="00152974"/>
    <w:rsid w:val="00152B85"/>
    <w:rsid w:val="00153230"/>
    <w:rsid w:val="00153A1B"/>
    <w:rsid w:val="001545D4"/>
    <w:rsid w:val="00155475"/>
    <w:rsid w:val="00156825"/>
    <w:rsid w:val="001568BF"/>
    <w:rsid w:val="00156B60"/>
    <w:rsid w:val="00156FCD"/>
    <w:rsid w:val="00160080"/>
    <w:rsid w:val="00160742"/>
    <w:rsid w:val="00160A72"/>
    <w:rsid w:val="0016213C"/>
    <w:rsid w:val="00163178"/>
    <w:rsid w:val="00163B5F"/>
    <w:rsid w:val="00165162"/>
    <w:rsid w:val="0016519F"/>
    <w:rsid w:val="001656AE"/>
    <w:rsid w:val="00165C92"/>
    <w:rsid w:val="00165E3A"/>
    <w:rsid w:val="00165F7F"/>
    <w:rsid w:val="00166884"/>
    <w:rsid w:val="00167E30"/>
    <w:rsid w:val="00167F77"/>
    <w:rsid w:val="0017027C"/>
    <w:rsid w:val="001704D2"/>
    <w:rsid w:val="00170768"/>
    <w:rsid w:val="00170CAD"/>
    <w:rsid w:val="00171324"/>
    <w:rsid w:val="00171579"/>
    <w:rsid w:val="001726EB"/>
    <w:rsid w:val="00173596"/>
    <w:rsid w:val="00173679"/>
    <w:rsid w:val="0017399D"/>
    <w:rsid w:val="00174DD9"/>
    <w:rsid w:val="00175196"/>
    <w:rsid w:val="00175691"/>
    <w:rsid w:val="00175AAA"/>
    <w:rsid w:val="0017653C"/>
    <w:rsid w:val="001769CA"/>
    <w:rsid w:val="00176D9A"/>
    <w:rsid w:val="0017707B"/>
    <w:rsid w:val="001778BE"/>
    <w:rsid w:val="00177BB0"/>
    <w:rsid w:val="00177D1C"/>
    <w:rsid w:val="0018011A"/>
    <w:rsid w:val="00180123"/>
    <w:rsid w:val="00180EC5"/>
    <w:rsid w:val="00182205"/>
    <w:rsid w:val="00182685"/>
    <w:rsid w:val="001828C6"/>
    <w:rsid w:val="00182A9E"/>
    <w:rsid w:val="0018368E"/>
    <w:rsid w:val="001839B3"/>
    <w:rsid w:val="00183CEC"/>
    <w:rsid w:val="00183E2B"/>
    <w:rsid w:val="00184330"/>
    <w:rsid w:val="0018465C"/>
    <w:rsid w:val="00184CF6"/>
    <w:rsid w:val="00185FF7"/>
    <w:rsid w:val="001862F9"/>
    <w:rsid w:val="00186C7D"/>
    <w:rsid w:val="00186D41"/>
    <w:rsid w:val="0018754E"/>
    <w:rsid w:val="001907BC"/>
    <w:rsid w:val="00191F94"/>
    <w:rsid w:val="0019292C"/>
    <w:rsid w:val="0019292D"/>
    <w:rsid w:val="00192BF8"/>
    <w:rsid w:val="00192ED3"/>
    <w:rsid w:val="001930C4"/>
    <w:rsid w:val="00194B65"/>
    <w:rsid w:val="00195E86"/>
    <w:rsid w:val="00196338"/>
    <w:rsid w:val="001964BD"/>
    <w:rsid w:val="001973D8"/>
    <w:rsid w:val="00197403"/>
    <w:rsid w:val="00197552"/>
    <w:rsid w:val="00197D72"/>
    <w:rsid w:val="001A0EC5"/>
    <w:rsid w:val="001A1503"/>
    <w:rsid w:val="001A2DC1"/>
    <w:rsid w:val="001A36AE"/>
    <w:rsid w:val="001A36CF"/>
    <w:rsid w:val="001A41D1"/>
    <w:rsid w:val="001A4989"/>
    <w:rsid w:val="001A5759"/>
    <w:rsid w:val="001A5880"/>
    <w:rsid w:val="001A5C50"/>
    <w:rsid w:val="001A5E47"/>
    <w:rsid w:val="001A62CD"/>
    <w:rsid w:val="001A6830"/>
    <w:rsid w:val="001A6B84"/>
    <w:rsid w:val="001A7336"/>
    <w:rsid w:val="001A77E0"/>
    <w:rsid w:val="001A7EE6"/>
    <w:rsid w:val="001B0CB7"/>
    <w:rsid w:val="001B12F6"/>
    <w:rsid w:val="001B1A32"/>
    <w:rsid w:val="001B30C7"/>
    <w:rsid w:val="001B32EF"/>
    <w:rsid w:val="001B33B4"/>
    <w:rsid w:val="001B3FEA"/>
    <w:rsid w:val="001B5134"/>
    <w:rsid w:val="001B603D"/>
    <w:rsid w:val="001B65A7"/>
    <w:rsid w:val="001B698A"/>
    <w:rsid w:val="001B7031"/>
    <w:rsid w:val="001B7975"/>
    <w:rsid w:val="001C20B0"/>
    <w:rsid w:val="001C2D56"/>
    <w:rsid w:val="001C3165"/>
    <w:rsid w:val="001C3781"/>
    <w:rsid w:val="001C3E2C"/>
    <w:rsid w:val="001C43AD"/>
    <w:rsid w:val="001C4422"/>
    <w:rsid w:val="001C4D5A"/>
    <w:rsid w:val="001C52EB"/>
    <w:rsid w:val="001C57A5"/>
    <w:rsid w:val="001C5C15"/>
    <w:rsid w:val="001C63AA"/>
    <w:rsid w:val="001C76E6"/>
    <w:rsid w:val="001C7989"/>
    <w:rsid w:val="001C7F0B"/>
    <w:rsid w:val="001D0161"/>
    <w:rsid w:val="001D078E"/>
    <w:rsid w:val="001D091B"/>
    <w:rsid w:val="001D1387"/>
    <w:rsid w:val="001D155C"/>
    <w:rsid w:val="001D1E5A"/>
    <w:rsid w:val="001D246C"/>
    <w:rsid w:val="001D2D6E"/>
    <w:rsid w:val="001D31A5"/>
    <w:rsid w:val="001D424B"/>
    <w:rsid w:val="001D561E"/>
    <w:rsid w:val="001D5C0A"/>
    <w:rsid w:val="001D61C3"/>
    <w:rsid w:val="001D661C"/>
    <w:rsid w:val="001D6CB3"/>
    <w:rsid w:val="001D7DDA"/>
    <w:rsid w:val="001E06B6"/>
    <w:rsid w:val="001E0C3D"/>
    <w:rsid w:val="001E126D"/>
    <w:rsid w:val="001E12B0"/>
    <w:rsid w:val="001E1AFC"/>
    <w:rsid w:val="001E1B16"/>
    <w:rsid w:val="001E1C74"/>
    <w:rsid w:val="001E26D3"/>
    <w:rsid w:val="001E2D7B"/>
    <w:rsid w:val="001E380A"/>
    <w:rsid w:val="001E3C50"/>
    <w:rsid w:val="001E3E73"/>
    <w:rsid w:val="001E4238"/>
    <w:rsid w:val="001E54C3"/>
    <w:rsid w:val="001E54DB"/>
    <w:rsid w:val="001E5DC5"/>
    <w:rsid w:val="001E5ED7"/>
    <w:rsid w:val="001E616E"/>
    <w:rsid w:val="001E6CCA"/>
    <w:rsid w:val="001E713D"/>
    <w:rsid w:val="001E71FB"/>
    <w:rsid w:val="001E7F6B"/>
    <w:rsid w:val="001F0367"/>
    <w:rsid w:val="001F0642"/>
    <w:rsid w:val="001F1144"/>
    <w:rsid w:val="001F1169"/>
    <w:rsid w:val="001F17FA"/>
    <w:rsid w:val="001F283B"/>
    <w:rsid w:val="001F2EEB"/>
    <w:rsid w:val="001F3F4E"/>
    <w:rsid w:val="001F58E8"/>
    <w:rsid w:val="001F6142"/>
    <w:rsid w:val="001F6633"/>
    <w:rsid w:val="001F6D4C"/>
    <w:rsid w:val="001F713E"/>
    <w:rsid w:val="001F71C0"/>
    <w:rsid w:val="001F7B2D"/>
    <w:rsid w:val="0020027F"/>
    <w:rsid w:val="00200789"/>
    <w:rsid w:val="00202733"/>
    <w:rsid w:val="00203DBE"/>
    <w:rsid w:val="00203FD4"/>
    <w:rsid w:val="002051FD"/>
    <w:rsid w:val="0020540B"/>
    <w:rsid w:val="002055E4"/>
    <w:rsid w:val="00206587"/>
    <w:rsid w:val="00206899"/>
    <w:rsid w:val="00207073"/>
    <w:rsid w:val="0020740F"/>
    <w:rsid w:val="002074BC"/>
    <w:rsid w:val="00210F2F"/>
    <w:rsid w:val="00210F35"/>
    <w:rsid w:val="002123E4"/>
    <w:rsid w:val="00212519"/>
    <w:rsid w:val="00212816"/>
    <w:rsid w:val="00213FFA"/>
    <w:rsid w:val="0021400D"/>
    <w:rsid w:val="002145EA"/>
    <w:rsid w:val="00214BC9"/>
    <w:rsid w:val="00214ED1"/>
    <w:rsid w:val="00214EF8"/>
    <w:rsid w:val="002155AA"/>
    <w:rsid w:val="00216321"/>
    <w:rsid w:val="0022056D"/>
    <w:rsid w:val="0022095F"/>
    <w:rsid w:val="00221165"/>
    <w:rsid w:val="002219E1"/>
    <w:rsid w:val="002224DD"/>
    <w:rsid w:val="002225BC"/>
    <w:rsid w:val="00222C9D"/>
    <w:rsid w:val="00223193"/>
    <w:rsid w:val="00223479"/>
    <w:rsid w:val="00224393"/>
    <w:rsid w:val="00224398"/>
    <w:rsid w:val="00224D9C"/>
    <w:rsid w:val="0022577F"/>
    <w:rsid w:val="00225862"/>
    <w:rsid w:val="00225936"/>
    <w:rsid w:val="00225E0F"/>
    <w:rsid w:val="00227DC9"/>
    <w:rsid w:val="00230324"/>
    <w:rsid w:val="00230D0A"/>
    <w:rsid w:val="00231817"/>
    <w:rsid w:val="002327B3"/>
    <w:rsid w:val="00232A6A"/>
    <w:rsid w:val="002333D6"/>
    <w:rsid w:val="00233AC9"/>
    <w:rsid w:val="00233F40"/>
    <w:rsid w:val="0023471F"/>
    <w:rsid w:val="00234899"/>
    <w:rsid w:val="00234A1B"/>
    <w:rsid w:val="00235112"/>
    <w:rsid w:val="002357D2"/>
    <w:rsid w:val="00237498"/>
    <w:rsid w:val="002410B8"/>
    <w:rsid w:val="00241190"/>
    <w:rsid w:val="00241F8F"/>
    <w:rsid w:val="002426A1"/>
    <w:rsid w:val="00242742"/>
    <w:rsid w:val="00244822"/>
    <w:rsid w:val="00245508"/>
    <w:rsid w:val="00246BBA"/>
    <w:rsid w:val="00247F18"/>
    <w:rsid w:val="00247F58"/>
    <w:rsid w:val="00250255"/>
    <w:rsid w:val="00250D13"/>
    <w:rsid w:val="00251857"/>
    <w:rsid w:val="0025260C"/>
    <w:rsid w:val="00252EE6"/>
    <w:rsid w:val="00254CE3"/>
    <w:rsid w:val="00254EF2"/>
    <w:rsid w:val="00255E21"/>
    <w:rsid w:val="002565CC"/>
    <w:rsid w:val="00256B11"/>
    <w:rsid w:val="00256B46"/>
    <w:rsid w:val="002573AE"/>
    <w:rsid w:val="00260CF9"/>
    <w:rsid w:val="00260F48"/>
    <w:rsid w:val="00262947"/>
    <w:rsid w:val="00262959"/>
    <w:rsid w:val="00262B51"/>
    <w:rsid w:val="00262E99"/>
    <w:rsid w:val="00262F1B"/>
    <w:rsid w:val="00263414"/>
    <w:rsid w:val="00263E02"/>
    <w:rsid w:val="0026448E"/>
    <w:rsid w:val="002646FE"/>
    <w:rsid w:val="00267402"/>
    <w:rsid w:val="00267CA6"/>
    <w:rsid w:val="00270206"/>
    <w:rsid w:val="00271AEA"/>
    <w:rsid w:val="00271B4D"/>
    <w:rsid w:val="0027208D"/>
    <w:rsid w:val="002721D5"/>
    <w:rsid w:val="002725D9"/>
    <w:rsid w:val="00272C05"/>
    <w:rsid w:val="00272C0C"/>
    <w:rsid w:val="00272FD7"/>
    <w:rsid w:val="00273063"/>
    <w:rsid w:val="00273202"/>
    <w:rsid w:val="00273D6F"/>
    <w:rsid w:val="0027578B"/>
    <w:rsid w:val="00275864"/>
    <w:rsid w:val="00276BAD"/>
    <w:rsid w:val="0028018B"/>
    <w:rsid w:val="002801C4"/>
    <w:rsid w:val="00280EAA"/>
    <w:rsid w:val="00282529"/>
    <w:rsid w:val="00282BD4"/>
    <w:rsid w:val="00284019"/>
    <w:rsid w:val="00284C47"/>
    <w:rsid w:val="00285975"/>
    <w:rsid w:val="00285CE0"/>
    <w:rsid w:val="00286245"/>
    <w:rsid w:val="00287B42"/>
    <w:rsid w:val="00290866"/>
    <w:rsid w:val="00290DE0"/>
    <w:rsid w:val="002917B7"/>
    <w:rsid w:val="00291F6A"/>
    <w:rsid w:val="002920E6"/>
    <w:rsid w:val="00292A5A"/>
    <w:rsid w:val="00293614"/>
    <w:rsid w:val="0029374E"/>
    <w:rsid w:val="00293798"/>
    <w:rsid w:val="002938BC"/>
    <w:rsid w:val="0029471E"/>
    <w:rsid w:val="002963A8"/>
    <w:rsid w:val="00296882"/>
    <w:rsid w:val="00296E94"/>
    <w:rsid w:val="00296F55"/>
    <w:rsid w:val="00296F78"/>
    <w:rsid w:val="00297986"/>
    <w:rsid w:val="00297BE3"/>
    <w:rsid w:val="00297CF4"/>
    <w:rsid w:val="00297D0B"/>
    <w:rsid w:val="002A0272"/>
    <w:rsid w:val="002A0748"/>
    <w:rsid w:val="002A193C"/>
    <w:rsid w:val="002A3D3E"/>
    <w:rsid w:val="002A43F9"/>
    <w:rsid w:val="002A463A"/>
    <w:rsid w:val="002A4EEA"/>
    <w:rsid w:val="002A4F09"/>
    <w:rsid w:val="002A5006"/>
    <w:rsid w:val="002A577F"/>
    <w:rsid w:val="002A653C"/>
    <w:rsid w:val="002A77B7"/>
    <w:rsid w:val="002A7A18"/>
    <w:rsid w:val="002B102F"/>
    <w:rsid w:val="002B1065"/>
    <w:rsid w:val="002B2002"/>
    <w:rsid w:val="002B2303"/>
    <w:rsid w:val="002B2DBD"/>
    <w:rsid w:val="002B3504"/>
    <w:rsid w:val="002B3DB5"/>
    <w:rsid w:val="002B4540"/>
    <w:rsid w:val="002B4B6B"/>
    <w:rsid w:val="002B520C"/>
    <w:rsid w:val="002B594B"/>
    <w:rsid w:val="002B663F"/>
    <w:rsid w:val="002B694D"/>
    <w:rsid w:val="002B69CF"/>
    <w:rsid w:val="002B6A6E"/>
    <w:rsid w:val="002B6C77"/>
    <w:rsid w:val="002B6EB9"/>
    <w:rsid w:val="002B79D3"/>
    <w:rsid w:val="002C034F"/>
    <w:rsid w:val="002C168F"/>
    <w:rsid w:val="002C1929"/>
    <w:rsid w:val="002C256F"/>
    <w:rsid w:val="002C25C0"/>
    <w:rsid w:val="002C2BA6"/>
    <w:rsid w:val="002C3135"/>
    <w:rsid w:val="002C3C0F"/>
    <w:rsid w:val="002C3D94"/>
    <w:rsid w:val="002C451D"/>
    <w:rsid w:val="002C4729"/>
    <w:rsid w:val="002C650B"/>
    <w:rsid w:val="002C653C"/>
    <w:rsid w:val="002C6597"/>
    <w:rsid w:val="002C681B"/>
    <w:rsid w:val="002C71B9"/>
    <w:rsid w:val="002C7295"/>
    <w:rsid w:val="002C7D4D"/>
    <w:rsid w:val="002D018D"/>
    <w:rsid w:val="002D0A00"/>
    <w:rsid w:val="002D16FD"/>
    <w:rsid w:val="002D2864"/>
    <w:rsid w:val="002D37A6"/>
    <w:rsid w:val="002D3C3E"/>
    <w:rsid w:val="002D4891"/>
    <w:rsid w:val="002D49DB"/>
    <w:rsid w:val="002D53A2"/>
    <w:rsid w:val="002D586F"/>
    <w:rsid w:val="002D62CB"/>
    <w:rsid w:val="002D64B5"/>
    <w:rsid w:val="002D6711"/>
    <w:rsid w:val="002D6905"/>
    <w:rsid w:val="002D6B8D"/>
    <w:rsid w:val="002D727A"/>
    <w:rsid w:val="002D73CB"/>
    <w:rsid w:val="002E0B6B"/>
    <w:rsid w:val="002E0FE9"/>
    <w:rsid w:val="002E11AD"/>
    <w:rsid w:val="002E1808"/>
    <w:rsid w:val="002E1AAD"/>
    <w:rsid w:val="002E21AE"/>
    <w:rsid w:val="002E2320"/>
    <w:rsid w:val="002E2329"/>
    <w:rsid w:val="002E28D7"/>
    <w:rsid w:val="002E349B"/>
    <w:rsid w:val="002E3763"/>
    <w:rsid w:val="002E40EA"/>
    <w:rsid w:val="002E4953"/>
    <w:rsid w:val="002E55BC"/>
    <w:rsid w:val="002E6220"/>
    <w:rsid w:val="002E622A"/>
    <w:rsid w:val="002E65B7"/>
    <w:rsid w:val="002E6724"/>
    <w:rsid w:val="002E6A7D"/>
    <w:rsid w:val="002E6AB5"/>
    <w:rsid w:val="002E6AD2"/>
    <w:rsid w:val="002E6E49"/>
    <w:rsid w:val="002E6F82"/>
    <w:rsid w:val="002E708A"/>
    <w:rsid w:val="002E72DA"/>
    <w:rsid w:val="002E7C6D"/>
    <w:rsid w:val="002F0A34"/>
    <w:rsid w:val="002F0B8B"/>
    <w:rsid w:val="002F1DB6"/>
    <w:rsid w:val="002F2011"/>
    <w:rsid w:val="002F300D"/>
    <w:rsid w:val="002F3EE1"/>
    <w:rsid w:val="002F41B7"/>
    <w:rsid w:val="002F6215"/>
    <w:rsid w:val="002F6C93"/>
    <w:rsid w:val="002F6F30"/>
    <w:rsid w:val="002F7457"/>
    <w:rsid w:val="002F761A"/>
    <w:rsid w:val="002F7BB5"/>
    <w:rsid w:val="0030087D"/>
    <w:rsid w:val="00301020"/>
    <w:rsid w:val="003010C4"/>
    <w:rsid w:val="0030221D"/>
    <w:rsid w:val="00302279"/>
    <w:rsid w:val="003028FC"/>
    <w:rsid w:val="003028FD"/>
    <w:rsid w:val="00302AD3"/>
    <w:rsid w:val="00302E2B"/>
    <w:rsid w:val="0030428F"/>
    <w:rsid w:val="003042B2"/>
    <w:rsid w:val="00304C3D"/>
    <w:rsid w:val="00304F32"/>
    <w:rsid w:val="00305C54"/>
    <w:rsid w:val="00306A44"/>
    <w:rsid w:val="0030738B"/>
    <w:rsid w:val="003073F1"/>
    <w:rsid w:val="00310CA7"/>
    <w:rsid w:val="00310FDA"/>
    <w:rsid w:val="00311079"/>
    <w:rsid w:val="003116B7"/>
    <w:rsid w:val="00314C12"/>
    <w:rsid w:val="00314CFF"/>
    <w:rsid w:val="00315359"/>
    <w:rsid w:val="00315398"/>
    <w:rsid w:val="00315492"/>
    <w:rsid w:val="003154A8"/>
    <w:rsid w:val="0031594C"/>
    <w:rsid w:val="00316722"/>
    <w:rsid w:val="003173C6"/>
    <w:rsid w:val="00317933"/>
    <w:rsid w:val="00317B61"/>
    <w:rsid w:val="00317C2D"/>
    <w:rsid w:val="003200CE"/>
    <w:rsid w:val="003206D9"/>
    <w:rsid w:val="00320713"/>
    <w:rsid w:val="003213C9"/>
    <w:rsid w:val="003215E1"/>
    <w:rsid w:val="00321DBF"/>
    <w:rsid w:val="003224D2"/>
    <w:rsid w:val="0032271A"/>
    <w:rsid w:val="00323669"/>
    <w:rsid w:val="0032437E"/>
    <w:rsid w:val="00324639"/>
    <w:rsid w:val="00325229"/>
    <w:rsid w:val="00325705"/>
    <w:rsid w:val="00326311"/>
    <w:rsid w:val="00327961"/>
    <w:rsid w:val="00330BEC"/>
    <w:rsid w:val="00331B4C"/>
    <w:rsid w:val="003322B1"/>
    <w:rsid w:val="003331B3"/>
    <w:rsid w:val="0033364C"/>
    <w:rsid w:val="00333C2A"/>
    <w:rsid w:val="00334410"/>
    <w:rsid w:val="00335632"/>
    <w:rsid w:val="00335B53"/>
    <w:rsid w:val="00336C58"/>
    <w:rsid w:val="00337318"/>
    <w:rsid w:val="00337BDA"/>
    <w:rsid w:val="00337E99"/>
    <w:rsid w:val="003411A9"/>
    <w:rsid w:val="003414B6"/>
    <w:rsid w:val="0034182F"/>
    <w:rsid w:val="00341FF8"/>
    <w:rsid w:val="003421E5"/>
    <w:rsid w:val="003425EC"/>
    <w:rsid w:val="0034283E"/>
    <w:rsid w:val="00343270"/>
    <w:rsid w:val="00343B89"/>
    <w:rsid w:val="0034421B"/>
    <w:rsid w:val="00345B06"/>
    <w:rsid w:val="00346F46"/>
    <w:rsid w:val="00347DC0"/>
    <w:rsid w:val="003510FA"/>
    <w:rsid w:val="003517EA"/>
    <w:rsid w:val="0035186E"/>
    <w:rsid w:val="00351B56"/>
    <w:rsid w:val="00351B6C"/>
    <w:rsid w:val="00352CB1"/>
    <w:rsid w:val="00352FE4"/>
    <w:rsid w:val="003532AA"/>
    <w:rsid w:val="00353A0D"/>
    <w:rsid w:val="00353ECB"/>
    <w:rsid w:val="003543FF"/>
    <w:rsid w:val="00354898"/>
    <w:rsid w:val="00354D3E"/>
    <w:rsid w:val="003553C7"/>
    <w:rsid w:val="00355476"/>
    <w:rsid w:val="0035689E"/>
    <w:rsid w:val="00357270"/>
    <w:rsid w:val="003573E4"/>
    <w:rsid w:val="003579B7"/>
    <w:rsid w:val="00357A76"/>
    <w:rsid w:val="00360BA8"/>
    <w:rsid w:val="00361286"/>
    <w:rsid w:val="00361AF5"/>
    <w:rsid w:val="00362FB9"/>
    <w:rsid w:val="003637B1"/>
    <w:rsid w:val="00363D03"/>
    <w:rsid w:val="00364E2A"/>
    <w:rsid w:val="0036579D"/>
    <w:rsid w:val="003662C4"/>
    <w:rsid w:val="003667EE"/>
    <w:rsid w:val="00366887"/>
    <w:rsid w:val="00366A3D"/>
    <w:rsid w:val="00367376"/>
    <w:rsid w:val="00367527"/>
    <w:rsid w:val="00367976"/>
    <w:rsid w:val="00370265"/>
    <w:rsid w:val="003705AF"/>
    <w:rsid w:val="00370AEC"/>
    <w:rsid w:val="003716BE"/>
    <w:rsid w:val="003725E9"/>
    <w:rsid w:val="00372C97"/>
    <w:rsid w:val="003731A6"/>
    <w:rsid w:val="0037358C"/>
    <w:rsid w:val="003737D1"/>
    <w:rsid w:val="00373841"/>
    <w:rsid w:val="00373983"/>
    <w:rsid w:val="00374675"/>
    <w:rsid w:val="00374BE2"/>
    <w:rsid w:val="00375239"/>
    <w:rsid w:val="00375CCC"/>
    <w:rsid w:val="003766FF"/>
    <w:rsid w:val="003804D7"/>
    <w:rsid w:val="0038261E"/>
    <w:rsid w:val="00382994"/>
    <w:rsid w:val="003834A7"/>
    <w:rsid w:val="003845C2"/>
    <w:rsid w:val="003849D4"/>
    <w:rsid w:val="00384EA2"/>
    <w:rsid w:val="003858C9"/>
    <w:rsid w:val="00387208"/>
    <w:rsid w:val="00387A2B"/>
    <w:rsid w:val="00387A42"/>
    <w:rsid w:val="00390254"/>
    <w:rsid w:val="00392108"/>
    <w:rsid w:val="003922FA"/>
    <w:rsid w:val="00392603"/>
    <w:rsid w:val="00392E26"/>
    <w:rsid w:val="003936B0"/>
    <w:rsid w:val="003938F5"/>
    <w:rsid w:val="00394510"/>
    <w:rsid w:val="00394626"/>
    <w:rsid w:val="00394752"/>
    <w:rsid w:val="00394A17"/>
    <w:rsid w:val="00396F26"/>
    <w:rsid w:val="00396F7C"/>
    <w:rsid w:val="00397134"/>
    <w:rsid w:val="00397A90"/>
    <w:rsid w:val="003A0439"/>
    <w:rsid w:val="003A04D7"/>
    <w:rsid w:val="003A0851"/>
    <w:rsid w:val="003A0A7E"/>
    <w:rsid w:val="003A15A8"/>
    <w:rsid w:val="003A1E91"/>
    <w:rsid w:val="003A2463"/>
    <w:rsid w:val="003A32A1"/>
    <w:rsid w:val="003A45B8"/>
    <w:rsid w:val="003A4854"/>
    <w:rsid w:val="003A4C1C"/>
    <w:rsid w:val="003A4FE3"/>
    <w:rsid w:val="003A5F8D"/>
    <w:rsid w:val="003A6362"/>
    <w:rsid w:val="003A7B44"/>
    <w:rsid w:val="003A7F98"/>
    <w:rsid w:val="003B01EE"/>
    <w:rsid w:val="003B0495"/>
    <w:rsid w:val="003B0A7F"/>
    <w:rsid w:val="003B0AB3"/>
    <w:rsid w:val="003B2F65"/>
    <w:rsid w:val="003B3774"/>
    <w:rsid w:val="003B3F52"/>
    <w:rsid w:val="003B437F"/>
    <w:rsid w:val="003B44D4"/>
    <w:rsid w:val="003B4795"/>
    <w:rsid w:val="003B488F"/>
    <w:rsid w:val="003B4F12"/>
    <w:rsid w:val="003B52A6"/>
    <w:rsid w:val="003B5B94"/>
    <w:rsid w:val="003B677B"/>
    <w:rsid w:val="003B679C"/>
    <w:rsid w:val="003B6EB2"/>
    <w:rsid w:val="003B7D79"/>
    <w:rsid w:val="003C0188"/>
    <w:rsid w:val="003C1D8A"/>
    <w:rsid w:val="003C1DBD"/>
    <w:rsid w:val="003C272F"/>
    <w:rsid w:val="003C2EAE"/>
    <w:rsid w:val="003C44C0"/>
    <w:rsid w:val="003C4B4A"/>
    <w:rsid w:val="003C554C"/>
    <w:rsid w:val="003C56A0"/>
    <w:rsid w:val="003C5936"/>
    <w:rsid w:val="003C75EE"/>
    <w:rsid w:val="003C77FE"/>
    <w:rsid w:val="003C7BE9"/>
    <w:rsid w:val="003D0903"/>
    <w:rsid w:val="003D0B65"/>
    <w:rsid w:val="003D12AE"/>
    <w:rsid w:val="003D148A"/>
    <w:rsid w:val="003D1ADB"/>
    <w:rsid w:val="003D2070"/>
    <w:rsid w:val="003D23F1"/>
    <w:rsid w:val="003D2B32"/>
    <w:rsid w:val="003D2FD4"/>
    <w:rsid w:val="003D35F1"/>
    <w:rsid w:val="003D3FF5"/>
    <w:rsid w:val="003D41E7"/>
    <w:rsid w:val="003D4326"/>
    <w:rsid w:val="003D45A3"/>
    <w:rsid w:val="003D7798"/>
    <w:rsid w:val="003E088C"/>
    <w:rsid w:val="003E10FA"/>
    <w:rsid w:val="003E1463"/>
    <w:rsid w:val="003E14B3"/>
    <w:rsid w:val="003E17E0"/>
    <w:rsid w:val="003E2880"/>
    <w:rsid w:val="003E30F3"/>
    <w:rsid w:val="003E3E4B"/>
    <w:rsid w:val="003E3EA9"/>
    <w:rsid w:val="003E4092"/>
    <w:rsid w:val="003E4484"/>
    <w:rsid w:val="003E553A"/>
    <w:rsid w:val="003E5893"/>
    <w:rsid w:val="003E60F0"/>
    <w:rsid w:val="003E6949"/>
    <w:rsid w:val="003E6CBF"/>
    <w:rsid w:val="003F0406"/>
    <w:rsid w:val="003F06C2"/>
    <w:rsid w:val="003F0A77"/>
    <w:rsid w:val="003F0C8B"/>
    <w:rsid w:val="003F0D11"/>
    <w:rsid w:val="003F2420"/>
    <w:rsid w:val="003F2A86"/>
    <w:rsid w:val="003F2D13"/>
    <w:rsid w:val="003F320B"/>
    <w:rsid w:val="003F4DF4"/>
    <w:rsid w:val="003F53F0"/>
    <w:rsid w:val="003F5A6E"/>
    <w:rsid w:val="003F632E"/>
    <w:rsid w:val="003F73D7"/>
    <w:rsid w:val="00400D84"/>
    <w:rsid w:val="00401D9B"/>
    <w:rsid w:val="00402CC9"/>
    <w:rsid w:val="00403634"/>
    <w:rsid w:val="0040392B"/>
    <w:rsid w:val="004042B6"/>
    <w:rsid w:val="004049C1"/>
    <w:rsid w:val="00404DB1"/>
    <w:rsid w:val="00405B56"/>
    <w:rsid w:val="00406C65"/>
    <w:rsid w:val="0040700E"/>
    <w:rsid w:val="004073D7"/>
    <w:rsid w:val="00407A4B"/>
    <w:rsid w:val="00407A81"/>
    <w:rsid w:val="00410DA4"/>
    <w:rsid w:val="00410F22"/>
    <w:rsid w:val="00411792"/>
    <w:rsid w:val="00412725"/>
    <w:rsid w:val="0041397C"/>
    <w:rsid w:val="004140FB"/>
    <w:rsid w:val="00414A52"/>
    <w:rsid w:val="00415849"/>
    <w:rsid w:val="00416D1C"/>
    <w:rsid w:val="00417F25"/>
    <w:rsid w:val="004209FE"/>
    <w:rsid w:val="00420F58"/>
    <w:rsid w:val="0042102C"/>
    <w:rsid w:val="00421146"/>
    <w:rsid w:val="00421D61"/>
    <w:rsid w:val="00421EEC"/>
    <w:rsid w:val="0042243A"/>
    <w:rsid w:val="00423F60"/>
    <w:rsid w:val="004251D0"/>
    <w:rsid w:val="00425204"/>
    <w:rsid w:val="00425C39"/>
    <w:rsid w:val="00425E0E"/>
    <w:rsid w:val="00426286"/>
    <w:rsid w:val="004262B1"/>
    <w:rsid w:val="004265E3"/>
    <w:rsid w:val="00426755"/>
    <w:rsid w:val="004267AD"/>
    <w:rsid w:val="00426CE3"/>
    <w:rsid w:val="00426DCE"/>
    <w:rsid w:val="00427516"/>
    <w:rsid w:val="00427E88"/>
    <w:rsid w:val="00427EC8"/>
    <w:rsid w:val="0043207B"/>
    <w:rsid w:val="00432513"/>
    <w:rsid w:val="004327E0"/>
    <w:rsid w:val="00432F01"/>
    <w:rsid w:val="004330E5"/>
    <w:rsid w:val="004331D1"/>
    <w:rsid w:val="00433318"/>
    <w:rsid w:val="004335A2"/>
    <w:rsid w:val="00433CEF"/>
    <w:rsid w:val="00433F73"/>
    <w:rsid w:val="0043455B"/>
    <w:rsid w:val="004345FB"/>
    <w:rsid w:val="00435830"/>
    <w:rsid w:val="00435C41"/>
    <w:rsid w:val="00437291"/>
    <w:rsid w:val="00437F19"/>
    <w:rsid w:val="00440278"/>
    <w:rsid w:val="00440B7C"/>
    <w:rsid w:val="0044108E"/>
    <w:rsid w:val="00441331"/>
    <w:rsid w:val="004415D3"/>
    <w:rsid w:val="00443199"/>
    <w:rsid w:val="004443C6"/>
    <w:rsid w:val="00444435"/>
    <w:rsid w:val="00445092"/>
    <w:rsid w:val="00445187"/>
    <w:rsid w:val="004456DD"/>
    <w:rsid w:val="00445E9D"/>
    <w:rsid w:val="00446572"/>
    <w:rsid w:val="0044662D"/>
    <w:rsid w:val="00446BAC"/>
    <w:rsid w:val="004470C3"/>
    <w:rsid w:val="0044719F"/>
    <w:rsid w:val="00447FF0"/>
    <w:rsid w:val="00450135"/>
    <w:rsid w:val="00450AB0"/>
    <w:rsid w:val="00451320"/>
    <w:rsid w:val="0045195B"/>
    <w:rsid w:val="0045226F"/>
    <w:rsid w:val="004522A7"/>
    <w:rsid w:val="00453360"/>
    <w:rsid w:val="004537D7"/>
    <w:rsid w:val="00453904"/>
    <w:rsid w:val="00453DDD"/>
    <w:rsid w:val="00454621"/>
    <w:rsid w:val="004554C4"/>
    <w:rsid w:val="00455673"/>
    <w:rsid w:val="00455EC2"/>
    <w:rsid w:val="00457809"/>
    <w:rsid w:val="00457C1C"/>
    <w:rsid w:val="00457E6F"/>
    <w:rsid w:val="00460F93"/>
    <w:rsid w:val="00460FB0"/>
    <w:rsid w:val="0046185A"/>
    <w:rsid w:val="00461941"/>
    <w:rsid w:val="004619CD"/>
    <w:rsid w:val="00462506"/>
    <w:rsid w:val="00462782"/>
    <w:rsid w:val="00463C05"/>
    <w:rsid w:val="00463CDF"/>
    <w:rsid w:val="00463D1A"/>
    <w:rsid w:val="0046467E"/>
    <w:rsid w:val="00464737"/>
    <w:rsid w:val="00464879"/>
    <w:rsid w:val="00464BC8"/>
    <w:rsid w:val="0046559E"/>
    <w:rsid w:val="00466142"/>
    <w:rsid w:val="004664B6"/>
    <w:rsid w:val="00466ABA"/>
    <w:rsid w:val="00466D81"/>
    <w:rsid w:val="00466E95"/>
    <w:rsid w:val="00467D70"/>
    <w:rsid w:val="0047075A"/>
    <w:rsid w:val="00470CE9"/>
    <w:rsid w:val="00471B9E"/>
    <w:rsid w:val="00472263"/>
    <w:rsid w:val="004731FC"/>
    <w:rsid w:val="00473223"/>
    <w:rsid w:val="0047480F"/>
    <w:rsid w:val="00474957"/>
    <w:rsid w:val="00474D7B"/>
    <w:rsid w:val="004761B8"/>
    <w:rsid w:val="00476CF7"/>
    <w:rsid w:val="00476F1A"/>
    <w:rsid w:val="004806FF"/>
    <w:rsid w:val="00481FF7"/>
    <w:rsid w:val="00482CE9"/>
    <w:rsid w:val="004831B8"/>
    <w:rsid w:val="0048327D"/>
    <w:rsid w:val="0048345A"/>
    <w:rsid w:val="00483993"/>
    <w:rsid w:val="004841C7"/>
    <w:rsid w:val="0048466B"/>
    <w:rsid w:val="004846FF"/>
    <w:rsid w:val="0048713C"/>
    <w:rsid w:val="00487B17"/>
    <w:rsid w:val="004903C9"/>
    <w:rsid w:val="00490C3B"/>
    <w:rsid w:val="00490DEC"/>
    <w:rsid w:val="004915F0"/>
    <w:rsid w:val="00493072"/>
    <w:rsid w:val="00494595"/>
    <w:rsid w:val="00494A17"/>
    <w:rsid w:val="004952BD"/>
    <w:rsid w:val="0049594C"/>
    <w:rsid w:val="00495B2B"/>
    <w:rsid w:val="00496470"/>
    <w:rsid w:val="00496B74"/>
    <w:rsid w:val="004A08DC"/>
    <w:rsid w:val="004A0AB0"/>
    <w:rsid w:val="004A12EB"/>
    <w:rsid w:val="004A1475"/>
    <w:rsid w:val="004A18CA"/>
    <w:rsid w:val="004A2522"/>
    <w:rsid w:val="004A294C"/>
    <w:rsid w:val="004A2EDE"/>
    <w:rsid w:val="004A30B7"/>
    <w:rsid w:val="004A30F7"/>
    <w:rsid w:val="004A3622"/>
    <w:rsid w:val="004A3D98"/>
    <w:rsid w:val="004A5043"/>
    <w:rsid w:val="004A5DE0"/>
    <w:rsid w:val="004A5FAF"/>
    <w:rsid w:val="004A699B"/>
    <w:rsid w:val="004A746E"/>
    <w:rsid w:val="004A78B4"/>
    <w:rsid w:val="004A7D0C"/>
    <w:rsid w:val="004B03A7"/>
    <w:rsid w:val="004B0E3C"/>
    <w:rsid w:val="004B16C4"/>
    <w:rsid w:val="004B25BE"/>
    <w:rsid w:val="004B2820"/>
    <w:rsid w:val="004B2F81"/>
    <w:rsid w:val="004B3315"/>
    <w:rsid w:val="004B3474"/>
    <w:rsid w:val="004B3550"/>
    <w:rsid w:val="004B3CBE"/>
    <w:rsid w:val="004B43CF"/>
    <w:rsid w:val="004B4494"/>
    <w:rsid w:val="004B4B54"/>
    <w:rsid w:val="004B4ECC"/>
    <w:rsid w:val="004B5801"/>
    <w:rsid w:val="004B5D3F"/>
    <w:rsid w:val="004B652E"/>
    <w:rsid w:val="004B786C"/>
    <w:rsid w:val="004C0425"/>
    <w:rsid w:val="004C05F0"/>
    <w:rsid w:val="004C0C2C"/>
    <w:rsid w:val="004C0CAA"/>
    <w:rsid w:val="004C0F27"/>
    <w:rsid w:val="004C2188"/>
    <w:rsid w:val="004C2A35"/>
    <w:rsid w:val="004C31BB"/>
    <w:rsid w:val="004C3459"/>
    <w:rsid w:val="004C36D9"/>
    <w:rsid w:val="004C3B5F"/>
    <w:rsid w:val="004C3BDF"/>
    <w:rsid w:val="004C4CAC"/>
    <w:rsid w:val="004C58EE"/>
    <w:rsid w:val="004C5A1F"/>
    <w:rsid w:val="004C5C16"/>
    <w:rsid w:val="004C6035"/>
    <w:rsid w:val="004C60B5"/>
    <w:rsid w:val="004C6169"/>
    <w:rsid w:val="004C62CD"/>
    <w:rsid w:val="004C6A8D"/>
    <w:rsid w:val="004C6AA9"/>
    <w:rsid w:val="004D0D3E"/>
    <w:rsid w:val="004D1399"/>
    <w:rsid w:val="004D139A"/>
    <w:rsid w:val="004D15BA"/>
    <w:rsid w:val="004D16C1"/>
    <w:rsid w:val="004D1C44"/>
    <w:rsid w:val="004D21EE"/>
    <w:rsid w:val="004D2B80"/>
    <w:rsid w:val="004D31BC"/>
    <w:rsid w:val="004D3BE4"/>
    <w:rsid w:val="004D3D36"/>
    <w:rsid w:val="004D422E"/>
    <w:rsid w:val="004D4EAA"/>
    <w:rsid w:val="004D549E"/>
    <w:rsid w:val="004D5954"/>
    <w:rsid w:val="004D6D9E"/>
    <w:rsid w:val="004D784A"/>
    <w:rsid w:val="004E0B82"/>
    <w:rsid w:val="004E0C92"/>
    <w:rsid w:val="004E0CDF"/>
    <w:rsid w:val="004E0D17"/>
    <w:rsid w:val="004E1389"/>
    <w:rsid w:val="004E1589"/>
    <w:rsid w:val="004E17BF"/>
    <w:rsid w:val="004E330E"/>
    <w:rsid w:val="004E338E"/>
    <w:rsid w:val="004E33F7"/>
    <w:rsid w:val="004E410E"/>
    <w:rsid w:val="004E4371"/>
    <w:rsid w:val="004E43BF"/>
    <w:rsid w:val="004E44AA"/>
    <w:rsid w:val="004E4780"/>
    <w:rsid w:val="004E4F56"/>
    <w:rsid w:val="004E5949"/>
    <w:rsid w:val="004E621B"/>
    <w:rsid w:val="004E687E"/>
    <w:rsid w:val="004E72B9"/>
    <w:rsid w:val="004F003E"/>
    <w:rsid w:val="004F16A2"/>
    <w:rsid w:val="004F1A1B"/>
    <w:rsid w:val="004F26BE"/>
    <w:rsid w:val="004F31C8"/>
    <w:rsid w:val="004F3807"/>
    <w:rsid w:val="004F41CC"/>
    <w:rsid w:val="004F448E"/>
    <w:rsid w:val="004F4834"/>
    <w:rsid w:val="004F5C71"/>
    <w:rsid w:val="004F7138"/>
    <w:rsid w:val="004F7932"/>
    <w:rsid w:val="005002C7"/>
    <w:rsid w:val="00501442"/>
    <w:rsid w:val="0050168D"/>
    <w:rsid w:val="00502507"/>
    <w:rsid w:val="00503086"/>
    <w:rsid w:val="00504478"/>
    <w:rsid w:val="0050537D"/>
    <w:rsid w:val="005055A8"/>
    <w:rsid w:val="00505953"/>
    <w:rsid w:val="00506055"/>
    <w:rsid w:val="00506059"/>
    <w:rsid w:val="005105D8"/>
    <w:rsid w:val="00510F04"/>
    <w:rsid w:val="005119BD"/>
    <w:rsid w:val="00511A20"/>
    <w:rsid w:val="00512018"/>
    <w:rsid w:val="00512DA5"/>
    <w:rsid w:val="005132CF"/>
    <w:rsid w:val="00514184"/>
    <w:rsid w:val="005152D7"/>
    <w:rsid w:val="005155D3"/>
    <w:rsid w:val="00515CB2"/>
    <w:rsid w:val="005172CE"/>
    <w:rsid w:val="0051737A"/>
    <w:rsid w:val="005173E8"/>
    <w:rsid w:val="00520136"/>
    <w:rsid w:val="005207CA"/>
    <w:rsid w:val="00520B2D"/>
    <w:rsid w:val="00521493"/>
    <w:rsid w:val="00521671"/>
    <w:rsid w:val="00521FF2"/>
    <w:rsid w:val="0052221A"/>
    <w:rsid w:val="0052258C"/>
    <w:rsid w:val="0052271B"/>
    <w:rsid w:val="00522C1F"/>
    <w:rsid w:val="005231A8"/>
    <w:rsid w:val="0052366F"/>
    <w:rsid w:val="0052417A"/>
    <w:rsid w:val="0052422F"/>
    <w:rsid w:val="005255DE"/>
    <w:rsid w:val="00525614"/>
    <w:rsid w:val="005263FD"/>
    <w:rsid w:val="005266F4"/>
    <w:rsid w:val="005268C6"/>
    <w:rsid w:val="00527090"/>
    <w:rsid w:val="00530341"/>
    <w:rsid w:val="00530ADE"/>
    <w:rsid w:val="005313F1"/>
    <w:rsid w:val="005316DB"/>
    <w:rsid w:val="00532D4C"/>
    <w:rsid w:val="005335F5"/>
    <w:rsid w:val="00533C85"/>
    <w:rsid w:val="005353D9"/>
    <w:rsid w:val="005353F8"/>
    <w:rsid w:val="005358C3"/>
    <w:rsid w:val="00536957"/>
    <w:rsid w:val="0054053C"/>
    <w:rsid w:val="00540743"/>
    <w:rsid w:val="00540948"/>
    <w:rsid w:val="00540AE3"/>
    <w:rsid w:val="00540BD5"/>
    <w:rsid w:val="005411F2"/>
    <w:rsid w:val="005416B4"/>
    <w:rsid w:val="0054189D"/>
    <w:rsid w:val="00542280"/>
    <w:rsid w:val="00542939"/>
    <w:rsid w:val="00542C59"/>
    <w:rsid w:val="0054347B"/>
    <w:rsid w:val="00543C4E"/>
    <w:rsid w:val="00544301"/>
    <w:rsid w:val="005449B3"/>
    <w:rsid w:val="00545C79"/>
    <w:rsid w:val="00546745"/>
    <w:rsid w:val="00546E81"/>
    <w:rsid w:val="00547176"/>
    <w:rsid w:val="0054762E"/>
    <w:rsid w:val="00551071"/>
    <w:rsid w:val="0055192F"/>
    <w:rsid w:val="005519F3"/>
    <w:rsid w:val="00551A2F"/>
    <w:rsid w:val="00551F83"/>
    <w:rsid w:val="00552128"/>
    <w:rsid w:val="00552858"/>
    <w:rsid w:val="00552D5A"/>
    <w:rsid w:val="00552F28"/>
    <w:rsid w:val="00552F36"/>
    <w:rsid w:val="00554762"/>
    <w:rsid w:val="00554B3E"/>
    <w:rsid w:val="00554FAC"/>
    <w:rsid w:val="005553A1"/>
    <w:rsid w:val="005554CC"/>
    <w:rsid w:val="00555570"/>
    <w:rsid w:val="005558E6"/>
    <w:rsid w:val="00555C97"/>
    <w:rsid w:val="00555CC0"/>
    <w:rsid w:val="00555F49"/>
    <w:rsid w:val="005572AA"/>
    <w:rsid w:val="00557AB0"/>
    <w:rsid w:val="00557B83"/>
    <w:rsid w:val="00560340"/>
    <w:rsid w:val="005603AE"/>
    <w:rsid w:val="00560996"/>
    <w:rsid w:val="00561102"/>
    <w:rsid w:val="00561A5F"/>
    <w:rsid w:val="00562FBB"/>
    <w:rsid w:val="005633E4"/>
    <w:rsid w:val="00563D4D"/>
    <w:rsid w:val="00564F80"/>
    <w:rsid w:val="005653E6"/>
    <w:rsid w:val="005655AE"/>
    <w:rsid w:val="005656D9"/>
    <w:rsid w:val="0056588A"/>
    <w:rsid w:val="005669B3"/>
    <w:rsid w:val="00567123"/>
    <w:rsid w:val="00571EE7"/>
    <w:rsid w:val="00572F9C"/>
    <w:rsid w:val="00573CC4"/>
    <w:rsid w:val="005763C6"/>
    <w:rsid w:val="005764BC"/>
    <w:rsid w:val="005765BD"/>
    <w:rsid w:val="0057736A"/>
    <w:rsid w:val="005775E3"/>
    <w:rsid w:val="0057772B"/>
    <w:rsid w:val="00577749"/>
    <w:rsid w:val="00580448"/>
    <w:rsid w:val="00580882"/>
    <w:rsid w:val="0058089D"/>
    <w:rsid w:val="00580F47"/>
    <w:rsid w:val="00580FDF"/>
    <w:rsid w:val="00581054"/>
    <w:rsid w:val="0058214D"/>
    <w:rsid w:val="005834BE"/>
    <w:rsid w:val="00584048"/>
    <w:rsid w:val="005848D4"/>
    <w:rsid w:val="005860D6"/>
    <w:rsid w:val="00586265"/>
    <w:rsid w:val="005869CC"/>
    <w:rsid w:val="00587E78"/>
    <w:rsid w:val="005902F7"/>
    <w:rsid w:val="0059053B"/>
    <w:rsid w:val="00590E70"/>
    <w:rsid w:val="0059193D"/>
    <w:rsid w:val="00591BD0"/>
    <w:rsid w:val="00591C05"/>
    <w:rsid w:val="0059323A"/>
    <w:rsid w:val="005937ED"/>
    <w:rsid w:val="00593CA3"/>
    <w:rsid w:val="00594869"/>
    <w:rsid w:val="00596119"/>
    <w:rsid w:val="00596ADD"/>
    <w:rsid w:val="00597662"/>
    <w:rsid w:val="005A0FB9"/>
    <w:rsid w:val="005A22FD"/>
    <w:rsid w:val="005A2A74"/>
    <w:rsid w:val="005A2ACA"/>
    <w:rsid w:val="005A2CE9"/>
    <w:rsid w:val="005A3BF7"/>
    <w:rsid w:val="005A4134"/>
    <w:rsid w:val="005A6CEF"/>
    <w:rsid w:val="005A6D52"/>
    <w:rsid w:val="005A7D52"/>
    <w:rsid w:val="005B1C27"/>
    <w:rsid w:val="005B27B7"/>
    <w:rsid w:val="005B2CC7"/>
    <w:rsid w:val="005B2EAF"/>
    <w:rsid w:val="005B320A"/>
    <w:rsid w:val="005B3A1C"/>
    <w:rsid w:val="005B3A4E"/>
    <w:rsid w:val="005B42FC"/>
    <w:rsid w:val="005B4A12"/>
    <w:rsid w:val="005B5660"/>
    <w:rsid w:val="005B5D16"/>
    <w:rsid w:val="005B6407"/>
    <w:rsid w:val="005B669A"/>
    <w:rsid w:val="005B688B"/>
    <w:rsid w:val="005B73B9"/>
    <w:rsid w:val="005B7F60"/>
    <w:rsid w:val="005C053A"/>
    <w:rsid w:val="005C073B"/>
    <w:rsid w:val="005C0E62"/>
    <w:rsid w:val="005C10B6"/>
    <w:rsid w:val="005C10E1"/>
    <w:rsid w:val="005C166F"/>
    <w:rsid w:val="005C2057"/>
    <w:rsid w:val="005C21E1"/>
    <w:rsid w:val="005C40A5"/>
    <w:rsid w:val="005C434A"/>
    <w:rsid w:val="005C5EA4"/>
    <w:rsid w:val="005C6A62"/>
    <w:rsid w:val="005C7E20"/>
    <w:rsid w:val="005D05DD"/>
    <w:rsid w:val="005D0AA1"/>
    <w:rsid w:val="005D1DEB"/>
    <w:rsid w:val="005D2038"/>
    <w:rsid w:val="005D209B"/>
    <w:rsid w:val="005D23CF"/>
    <w:rsid w:val="005D2E41"/>
    <w:rsid w:val="005D4600"/>
    <w:rsid w:val="005D4E6B"/>
    <w:rsid w:val="005D5031"/>
    <w:rsid w:val="005D5A46"/>
    <w:rsid w:val="005D601C"/>
    <w:rsid w:val="005D6A3A"/>
    <w:rsid w:val="005D771A"/>
    <w:rsid w:val="005D7F40"/>
    <w:rsid w:val="005E0228"/>
    <w:rsid w:val="005E0500"/>
    <w:rsid w:val="005E0DD3"/>
    <w:rsid w:val="005E1BF6"/>
    <w:rsid w:val="005E3569"/>
    <w:rsid w:val="005E45FE"/>
    <w:rsid w:val="005E4A63"/>
    <w:rsid w:val="005E4D40"/>
    <w:rsid w:val="005E5679"/>
    <w:rsid w:val="005E60C9"/>
    <w:rsid w:val="005E6414"/>
    <w:rsid w:val="005E7180"/>
    <w:rsid w:val="005E7911"/>
    <w:rsid w:val="005F023D"/>
    <w:rsid w:val="005F149F"/>
    <w:rsid w:val="005F2130"/>
    <w:rsid w:val="005F22B2"/>
    <w:rsid w:val="005F2CE9"/>
    <w:rsid w:val="005F2DB4"/>
    <w:rsid w:val="005F35DD"/>
    <w:rsid w:val="005F41E3"/>
    <w:rsid w:val="005F4872"/>
    <w:rsid w:val="005F5783"/>
    <w:rsid w:val="005F58DC"/>
    <w:rsid w:val="0060033C"/>
    <w:rsid w:val="006027C7"/>
    <w:rsid w:val="006031C7"/>
    <w:rsid w:val="006034D1"/>
    <w:rsid w:val="0060399B"/>
    <w:rsid w:val="00603B93"/>
    <w:rsid w:val="00603BD4"/>
    <w:rsid w:val="00604C50"/>
    <w:rsid w:val="00604F5A"/>
    <w:rsid w:val="00605A05"/>
    <w:rsid w:val="00605DA8"/>
    <w:rsid w:val="00607492"/>
    <w:rsid w:val="00607992"/>
    <w:rsid w:val="006105A2"/>
    <w:rsid w:val="00610C4B"/>
    <w:rsid w:val="00610DB7"/>
    <w:rsid w:val="006111B8"/>
    <w:rsid w:val="00611598"/>
    <w:rsid w:val="006128D2"/>
    <w:rsid w:val="006128F3"/>
    <w:rsid w:val="0061315B"/>
    <w:rsid w:val="0061367D"/>
    <w:rsid w:val="00613D73"/>
    <w:rsid w:val="00614930"/>
    <w:rsid w:val="006151E2"/>
    <w:rsid w:val="006152E7"/>
    <w:rsid w:val="00615F1C"/>
    <w:rsid w:val="006167AD"/>
    <w:rsid w:val="00616E58"/>
    <w:rsid w:val="00617596"/>
    <w:rsid w:val="006179EE"/>
    <w:rsid w:val="00617C39"/>
    <w:rsid w:val="00617D3D"/>
    <w:rsid w:val="006204B2"/>
    <w:rsid w:val="006208BF"/>
    <w:rsid w:val="006211F0"/>
    <w:rsid w:val="006215DB"/>
    <w:rsid w:val="00621AD6"/>
    <w:rsid w:val="00621C86"/>
    <w:rsid w:val="006225F6"/>
    <w:rsid w:val="006232C7"/>
    <w:rsid w:val="00623851"/>
    <w:rsid w:val="00623926"/>
    <w:rsid w:val="0062460F"/>
    <w:rsid w:val="00625AA7"/>
    <w:rsid w:val="00625BFC"/>
    <w:rsid w:val="00625DCF"/>
    <w:rsid w:val="0062616E"/>
    <w:rsid w:val="006263A9"/>
    <w:rsid w:val="00626AC0"/>
    <w:rsid w:val="00626D9E"/>
    <w:rsid w:val="00626FDD"/>
    <w:rsid w:val="006271DD"/>
    <w:rsid w:val="0062789F"/>
    <w:rsid w:val="00627E28"/>
    <w:rsid w:val="00630858"/>
    <w:rsid w:val="00630D02"/>
    <w:rsid w:val="00630F86"/>
    <w:rsid w:val="006310A9"/>
    <w:rsid w:val="00631898"/>
    <w:rsid w:val="00632110"/>
    <w:rsid w:val="006321B5"/>
    <w:rsid w:val="00632ED6"/>
    <w:rsid w:val="006330F9"/>
    <w:rsid w:val="0063326B"/>
    <w:rsid w:val="0063517B"/>
    <w:rsid w:val="00635965"/>
    <w:rsid w:val="00636B55"/>
    <w:rsid w:val="0063703D"/>
    <w:rsid w:val="00637DEE"/>
    <w:rsid w:val="006422E1"/>
    <w:rsid w:val="006425A3"/>
    <w:rsid w:val="00643204"/>
    <w:rsid w:val="006435CD"/>
    <w:rsid w:val="00643649"/>
    <w:rsid w:val="00643AF5"/>
    <w:rsid w:val="00643B98"/>
    <w:rsid w:val="0064458B"/>
    <w:rsid w:val="00644C36"/>
    <w:rsid w:val="00645876"/>
    <w:rsid w:val="00647708"/>
    <w:rsid w:val="006477D1"/>
    <w:rsid w:val="0064798C"/>
    <w:rsid w:val="00650727"/>
    <w:rsid w:val="0065111E"/>
    <w:rsid w:val="006516F1"/>
    <w:rsid w:val="006525F0"/>
    <w:rsid w:val="006526C9"/>
    <w:rsid w:val="0065345D"/>
    <w:rsid w:val="00653A89"/>
    <w:rsid w:val="0065467B"/>
    <w:rsid w:val="00654947"/>
    <w:rsid w:val="0065654C"/>
    <w:rsid w:val="0065694E"/>
    <w:rsid w:val="0065695A"/>
    <w:rsid w:val="0065698F"/>
    <w:rsid w:val="00656DB5"/>
    <w:rsid w:val="00656E49"/>
    <w:rsid w:val="0065714D"/>
    <w:rsid w:val="00660F37"/>
    <w:rsid w:val="00661753"/>
    <w:rsid w:val="006620BF"/>
    <w:rsid w:val="00662482"/>
    <w:rsid w:val="00662A28"/>
    <w:rsid w:val="00662FF1"/>
    <w:rsid w:val="00665192"/>
    <w:rsid w:val="00667204"/>
    <w:rsid w:val="00667D70"/>
    <w:rsid w:val="006702CD"/>
    <w:rsid w:val="00670C29"/>
    <w:rsid w:val="00670ECE"/>
    <w:rsid w:val="00671269"/>
    <w:rsid w:val="006712C6"/>
    <w:rsid w:val="006719B6"/>
    <w:rsid w:val="006723DF"/>
    <w:rsid w:val="00672723"/>
    <w:rsid w:val="0067275F"/>
    <w:rsid w:val="006728C5"/>
    <w:rsid w:val="006744AF"/>
    <w:rsid w:val="00675173"/>
    <w:rsid w:val="00676435"/>
    <w:rsid w:val="006772FE"/>
    <w:rsid w:val="00677A7F"/>
    <w:rsid w:val="00677B32"/>
    <w:rsid w:val="006806DC"/>
    <w:rsid w:val="00680A6B"/>
    <w:rsid w:val="00680B87"/>
    <w:rsid w:val="00681854"/>
    <w:rsid w:val="00681E25"/>
    <w:rsid w:val="00683235"/>
    <w:rsid w:val="006834A4"/>
    <w:rsid w:val="0068356D"/>
    <w:rsid w:val="00683F44"/>
    <w:rsid w:val="00684579"/>
    <w:rsid w:val="00684AA1"/>
    <w:rsid w:val="00685014"/>
    <w:rsid w:val="00685F60"/>
    <w:rsid w:val="006870DC"/>
    <w:rsid w:val="00687692"/>
    <w:rsid w:val="0069023E"/>
    <w:rsid w:val="0069061D"/>
    <w:rsid w:val="006914A5"/>
    <w:rsid w:val="00691CCA"/>
    <w:rsid w:val="00691FBF"/>
    <w:rsid w:val="006920F8"/>
    <w:rsid w:val="00692415"/>
    <w:rsid w:val="00692A06"/>
    <w:rsid w:val="00692B8C"/>
    <w:rsid w:val="00692DB5"/>
    <w:rsid w:val="00693242"/>
    <w:rsid w:val="00693701"/>
    <w:rsid w:val="006944C9"/>
    <w:rsid w:val="00694D90"/>
    <w:rsid w:val="006952FA"/>
    <w:rsid w:val="0069541F"/>
    <w:rsid w:val="006956B8"/>
    <w:rsid w:val="00695957"/>
    <w:rsid w:val="00696A2F"/>
    <w:rsid w:val="006A0251"/>
    <w:rsid w:val="006A22E5"/>
    <w:rsid w:val="006A24BF"/>
    <w:rsid w:val="006A253F"/>
    <w:rsid w:val="006A27CA"/>
    <w:rsid w:val="006A324C"/>
    <w:rsid w:val="006A4285"/>
    <w:rsid w:val="006A444B"/>
    <w:rsid w:val="006A476C"/>
    <w:rsid w:val="006A4B4D"/>
    <w:rsid w:val="006A6613"/>
    <w:rsid w:val="006A6B28"/>
    <w:rsid w:val="006A7809"/>
    <w:rsid w:val="006B09CA"/>
    <w:rsid w:val="006B1631"/>
    <w:rsid w:val="006B1AF7"/>
    <w:rsid w:val="006B242E"/>
    <w:rsid w:val="006B2C20"/>
    <w:rsid w:val="006B2EEE"/>
    <w:rsid w:val="006B4AF7"/>
    <w:rsid w:val="006B5777"/>
    <w:rsid w:val="006B6441"/>
    <w:rsid w:val="006B65E7"/>
    <w:rsid w:val="006B6E2D"/>
    <w:rsid w:val="006B724E"/>
    <w:rsid w:val="006B72A9"/>
    <w:rsid w:val="006B75E3"/>
    <w:rsid w:val="006B77CD"/>
    <w:rsid w:val="006C00C7"/>
    <w:rsid w:val="006C029C"/>
    <w:rsid w:val="006C0902"/>
    <w:rsid w:val="006C0D81"/>
    <w:rsid w:val="006C0E16"/>
    <w:rsid w:val="006C0FEC"/>
    <w:rsid w:val="006C1415"/>
    <w:rsid w:val="006C15A7"/>
    <w:rsid w:val="006C18DD"/>
    <w:rsid w:val="006C27D6"/>
    <w:rsid w:val="006C3119"/>
    <w:rsid w:val="006C385C"/>
    <w:rsid w:val="006C3A72"/>
    <w:rsid w:val="006C48BE"/>
    <w:rsid w:val="006C4D98"/>
    <w:rsid w:val="006C7B41"/>
    <w:rsid w:val="006D0253"/>
    <w:rsid w:val="006D03F6"/>
    <w:rsid w:val="006D1119"/>
    <w:rsid w:val="006D2DD7"/>
    <w:rsid w:val="006D351D"/>
    <w:rsid w:val="006D3A31"/>
    <w:rsid w:val="006D3CB2"/>
    <w:rsid w:val="006D45FB"/>
    <w:rsid w:val="006D61C1"/>
    <w:rsid w:val="006D627D"/>
    <w:rsid w:val="006D71A3"/>
    <w:rsid w:val="006E0154"/>
    <w:rsid w:val="006E04A3"/>
    <w:rsid w:val="006E1011"/>
    <w:rsid w:val="006E104E"/>
    <w:rsid w:val="006E1449"/>
    <w:rsid w:val="006E18B4"/>
    <w:rsid w:val="006E18E0"/>
    <w:rsid w:val="006E22C7"/>
    <w:rsid w:val="006E2779"/>
    <w:rsid w:val="006E29AA"/>
    <w:rsid w:val="006E338D"/>
    <w:rsid w:val="006E3D02"/>
    <w:rsid w:val="006E4309"/>
    <w:rsid w:val="006E4B48"/>
    <w:rsid w:val="006E5535"/>
    <w:rsid w:val="006E5DF5"/>
    <w:rsid w:val="006E6184"/>
    <w:rsid w:val="006E6842"/>
    <w:rsid w:val="006E69B6"/>
    <w:rsid w:val="006E71D6"/>
    <w:rsid w:val="006E71F5"/>
    <w:rsid w:val="006E7811"/>
    <w:rsid w:val="006E7BAC"/>
    <w:rsid w:val="006F095F"/>
    <w:rsid w:val="006F267B"/>
    <w:rsid w:val="006F44B6"/>
    <w:rsid w:val="006F45A5"/>
    <w:rsid w:val="006F4892"/>
    <w:rsid w:val="006F4AA6"/>
    <w:rsid w:val="006F4FE4"/>
    <w:rsid w:val="006F5F0A"/>
    <w:rsid w:val="006F61FB"/>
    <w:rsid w:val="006F7D5A"/>
    <w:rsid w:val="00700AB3"/>
    <w:rsid w:val="0070144B"/>
    <w:rsid w:val="00701649"/>
    <w:rsid w:val="00701AA7"/>
    <w:rsid w:val="00701FC2"/>
    <w:rsid w:val="00702667"/>
    <w:rsid w:val="00702BDA"/>
    <w:rsid w:val="0070308B"/>
    <w:rsid w:val="007038A0"/>
    <w:rsid w:val="00703E4D"/>
    <w:rsid w:val="00704DC2"/>
    <w:rsid w:val="00704FAA"/>
    <w:rsid w:val="00704FFB"/>
    <w:rsid w:val="007054B4"/>
    <w:rsid w:val="00705862"/>
    <w:rsid w:val="007059ED"/>
    <w:rsid w:val="007062A5"/>
    <w:rsid w:val="007063CF"/>
    <w:rsid w:val="00707476"/>
    <w:rsid w:val="00710DD8"/>
    <w:rsid w:val="00710E7F"/>
    <w:rsid w:val="0071197B"/>
    <w:rsid w:val="00711BA0"/>
    <w:rsid w:val="00711CAA"/>
    <w:rsid w:val="00712666"/>
    <w:rsid w:val="00713286"/>
    <w:rsid w:val="00713587"/>
    <w:rsid w:val="00713978"/>
    <w:rsid w:val="00714137"/>
    <w:rsid w:val="0071441D"/>
    <w:rsid w:val="007148B3"/>
    <w:rsid w:val="007152BA"/>
    <w:rsid w:val="0071663B"/>
    <w:rsid w:val="00716879"/>
    <w:rsid w:val="00716A16"/>
    <w:rsid w:val="00716AFE"/>
    <w:rsid w:val="00716DBF"/>
    <w:rsid w:val="0071786D"/>
    <w:rsid w:val="0071795B"/>
    <w:rsid w:val="0071798E"/>
    <w:rsid w:val="007179E8"/>
    <w:rsid w:val="007179EC"/>
    <w:rsid w:val="007204A8"/>
    <w:rsid w:val="00720777"/>
    <w:rsid w:val="00720C8E"/>
    <w:rsid w:val="007212BE"/>
    <w:rsid w:val="007213C7"/>
    <w:rsid w:val="007215CC"/>
    <w:rsid w:val="007216D4"/>
    <w:rsid w:val="00722BBE"/>
    <w:rsid w:val="00722CDD"/>
    <w:rsid w:val="00724687"/>
    <w:rsid w:val="007269AF"/>
    <w:rsid w:val="00726B91"/>
    <w:rsid w:val="0072742E"/>
    <w:rsid w:val="0072744B"/>
    <w:rsid w:val="00727705"/>
    <w:rsid w:val="00727835"/>
    <w:rsid w:val="0073080F"/>
    <w:rsid w:val="007310C8"/>
    <w:rsid w:val="00731257"/>
    <w:rsid w:val="007312BD"/>
    <w:rsid w:val="00732109"/>
    <w:rsid w:val="007329EF"/>
    <w:rsid w:val="00732ACE"/>
    <w:rsid w:val="00732E02"/>
    <w:rsid w:val="00733428"/>
    <w:rsid w:val="007337EA"/>
    <w:rsid w:val="00733951"/>
    <w:rsid w:val="00735368"/>
    <w:rsid w:val="00735E6C"/>
    <w:rsid w:val="007369EA"/>
    <w:rsid w:val="00737413"/>
    <w:rsid w:val="0073764E"/>
    <w:rsid w:val="0073785A"/>
    <w:rsid w:val="007379DF"/>
    <w:rsid w:val="007402FA"/>
    <w:rsid w:val="00740FF2"/>
    <w:rsid w:val="00742142"/>
    <w:rsid w:val="00742554"/>
    <w:rsid w:val="00742A50"/>
    <w:rsid w:val="00742F79"/>
    <w:rsid w:val="0074333C"/>
    <w:rsid w:val="007436EE"/>
    <w:rsid w:val="00743794"/>
    <w:rsid w:val="00744231"/>
    <w:rsid w:val="007447D5"/>
    <w:rsid w:val="00746305"/>
    <w:rsid w:val="00747C9D"/>
    <w:rsid w:val="00747DF0"/>
    <w:rsid w:val="00750E12"/>
    <w:rsid w:val="0075138C"/>
    <w:rsid w:val="007517D9"/>
    <w:rsid w:val="00751837"/>
    <w:rsid w:val="00752417"/>
    <w:rsid w:val="00752B90"/>
    <w:rsid w:val="00753EF5"/>
    <w:rsid w:val="00753F58"/>
    <w:rsid w:val="00754FC6"/>
    <w:rsid w:val="007556A3"/>
    <w:rsid w:val="00756C16"/>
    <w:rsid w:val="00757A0F"/>
    <w:rsid w:val="007604F8"/>
    <w:rsid w:val="00761CC3"/>
    <w:rsid w:val="00761DEC"/>
    <w:rsid w:val="0076231C"/>
    <w:rsid w:val="007625A6"/>
    <w:rsid w:val="00763324"/>
    <w:rsid w:val="0076362A"/>
    <w:rsid w:val="00763934"/>
    <w:rsid w:val="00763F24"/>
    <w:rsid w:val="007649A4"/>
    <w:rsid w:val="00764A48"/>
    <w:rsid w:val="00765B55"/>
    <w:rsid w:val="00765DB2"/>
    <w:rsid w:val="0076700E"/>
    <w:rsid w:val="007675A6"/>
    <w:rsid w:val="007676BF"/>
    <w:rsid w:val="00767983"/>
    <w:rsid w:val="00770B2E"/>
    <w:rsid w:val="00771887"/>
    <w:rsid w:val="007721D9"/>
    <w:rsid w:val="00772600"/>
    <w:rsid w:val="00773226"/>
    <w:rsid w:val="00773343"/>
    <w:rsid w:val="00773BDB"/>
    <w:rsid w:val="007744ED"/>
    <w:rsid w:val="00774BF6"/>
    <w:rsid w:val="00777B37"/>
    <w:rsid w:val="007800B0"/>
    <w:rsid w:val="0078019A"/>
    <w:rsid w:val="00780957"/>
    <w:rsid w:val="00781459"/>
    <w:rsid w:val="0078170F"/>
    <w:rsid w:val="00781DCD"/>
    <w:rsid w:val="00781EDB"/>
    <w:rsid w:val="00782222"/>
    <w:rsid w:val="00782902"/>
    <w:rsid w:val="00782A40"/>
    <w:rsid w:val="00782DE8"/>
    <w:rsid w:val="007830E3"/>
    <w:rsid w:val="00783423"/>
    <w:rsid w:val="0078384F"/>
    <w:rsid w:val="007841FA"/>
    <w:rsid w:val="00784BCF"/>
    <w:rsid w:val="00784D08"/>
    <w:rsid w:val="007852FF"/>
    <w:rsid w:val="007854F7"/>
    <w:rsid w:val="00785DD5"/>
    <w:rsid w:val="00786DD7"/>
    <w:rsid w:val="007879C6"/>
    <w:rsid w:val="00790363"/>
    <w:rsid w:val="007906BB"/>
    <w:rsid w:val="007909D0"/>
    <w:rsid w:val="00791427"/>
    <w:rsid w:val="00791C78"/>
    <w:rsid w:val="00791E18"/>
    <w:rsid w:val="00792573"/>
    <w:rsid w:val="007928A3"/>
    <w:rsid w:val="00793D03"/>
    <w:rsid w:val="0079506D"/>
    <w:rsid w:val="007951BC"/>
    <w:rsid w:val="007957D1"/>
    <w:rsid w:val="00796203"/>
    <w:rsid w:val="00796BE6"/>
    <w:rsid w:val="00797D28"/>
    <w:rsid w:val="00797E31"/>
    <w:rsid w:val="00797F27"/>
    <w:rsid w:val="007A0504"/>
    <w:rsid w:val="007A0AA7"/>
    <w:rsid w:val="007A1BFA"/>
    <w:rsid w:val="007A1EAA"/>
    <w:rsid w:val="007A2A18"/>
    <w:rsid w:val="007A2A1A"/>
    <w:rsid w:val="007A2C0F"/>
    <w:rsid w:val="007A2FDF"/>
    <w:rsid w:val="007A36E9"/>
    <w:rsid w:val="007A3A90"/>
    <w:rsid w:val="007A42F0"/>
    <w:rsid w:val="007A4C77"/>
    <w:rsid w:val="007A502E"/>
    <w:rsid w:val="007A5B5A"/>
    <w:rsid w:val="007A6324"/>
    <w:rsid w:val="007A6C64"/>
    <w:rsid w:val="007A6DC4"/>
    <w:rsid w:val="007A7B74"/>
    <w:rsid w:val="007A7FE9"/>
    <w:rsid w:val="007B0361"/>
    <w:rsid w:val="007B0B91"/>
    <w:rsid w:val="007B1383"/>
    <w:rsid w:val="007B1561"/>
    <w:rsid w:val="007B1CBE"/>
    <w:rsid w:val="007B1FEA"/>
    <w:rsid w:val="007B3051"/>
    <w:rsid w:val="007B31C8"/>
    <w:rsid w:val="007B383B"/>
    <w:rsid w:val="007B3976"/>
    <w:rsid w:val="007B435A"/>
    <w:rsid w:val="007B499C"/>
    <w:rsid w:val="007B5E2A"/>
    <w:rsid w:val="007B74D6"/>
    <w:rsid w:val="007B7F4D"/>
    <w:rsid w:val="007C024F"/>
    <w:rsid w:val="007C0FD5"/>
    <w:rsid w:val="007C1479"/>
    <w:rsid w:val="007C18FD"/>
    <w:rsid w:val="007C31E5"/>
    <w:rsid w:val="007C39D9"/>
    <w:rsid w:val="007C3A9A"/>
    <w:rsid w:val="007C4BA1"/>
    <w:rsid w:val="007C57EA"/>
    <w:rsid w:val="007C6290"/>
    <w:rsid w:val="007C6D7F"/>
    <w:rsid w:val="007C73DB"/>
    <w:rsid w:val="007C7A24"/>
    <w:rsid w:val="007C7CB8"/>
    <w:rsid w:val="007D013D"/>
    <w:rsid w:val="007D05AE"/>
    <w:rsid w:val="007D0982"/>
    <w:rsid w:val="007D0B9B"/>
    <w:rsid w:val="007D10B5"/>
    <w:rsid w:val="007D10ED"/>
    <w:rsid w:val="007D13FE"/>
    <w:rsid w:val="007D171C"/>
    <w:rsid w:val="007D1F2D"/>
    <w:rsid w:val="007D2D0D"/>
    <w:rsid w:val="007D2E08"/>
    <w:rsid w:val="007D2EE1"/>
    <w:rsid w:val="007D3611"/>
    <w:rsid w:val="007D4052"/>
    <w:rsid w:val="007D4C01"/>
    <w:rsid w:val="007D6185"/>
    <w:rsid w:val="007D75DA"/>
    <w:rsid w:val="007D7CF4"/>
    <w:rsid w:val="007E09AE"/>
    <w:rsid w:val="007E0A93"/>
    <w:rsid w:val="007E210D"/>
    <w:rsid w:val="007E2551"/>
    <w:rsid w:val="007E25BA"/>
    <w:rsid w:val="007E3197"/>
    <w:rsid w:val="007E3307"/>
    <w:rsid w:val="007E3BAC"/>
    <w:rsid w:val="007E3CC5"/>
    <w:rsid w:val="007E3D81"/>
    <w:rsid w:val="007E481C"/>
    <w:rsid w:val="007E4A16"/>
    <w:rsid w:val="007E5571"/>
    <w:rsid w:val="007E6384"/>
    <w:rsid w:val="007E72A1"/>
    <w:rsid w:val="007E7645"/>
    <w:rsid w:val="007E7BB2"/>
    <w:rsid w:val="007E7CA6"/>
    <w:rsid w:val="007F02C9"/>
    <w:rsid w:val="007F049C"/>
    <w:rsid w:val="007F2AAD"/>
    <w:rsid w:val="007F2CC7"/>
    <w:rsid w:val="007F32DC"/>
    <w:rsid w:val="007F4CC2"/>
    <w:rsid w:val="007F523B"/>
    <w:rsid w:val="007F6A7D"/>
    <w:rsid w:val="007F720C"/>
    <w:rsid w:val="00800128"/>
    <w:rsid w:val="008006E7"/>
    <w:rsid w:val="00800E7D"/>
    <w:rsid w:val="008016B6"/>
    <w:rsid w:val="00801BD0"/>
    <w:rsid w:val="00801C6D"/>
    <w:rsid w:val="008023A6"/>
    <w:rsid w:val="00802AC2"/>
    <w:rsid w:val="00803030"/>
    <w:rsid w:val="00803196"/>
    <w:rsid w:val="008040E4"/>
    <w:rsid w:val="008044F8"/>
    <w:rsid w:val="008048F0"/>
    <w:rsid w:val="00804AAB"/>
    <w:rsid w:val="00804BF0"/>
    <w:rsid w:val="00805315"/>
    <w:rsid w:val="008056E7"/>
    <w:rsid w:val="0080671D"/>
    <w:rsid w:val="008071E8"/>
    <w:rsid w:val="00807288"/>
    <w:rsid w:val="00807682"/>
    <w:rsid w:val="00810091"/>
    <w:rsid w:val="00810AE6"/>
    <w:rsid w:val="008118DC"/>
    <w:rsid w:val="008136E7"/>
    <w:rsid w:val="00813AA7"/>
    <w:rsid w:val="00813BA3"/>
    <w:rsid w:val="00813EB4"/>
    <w:rsid w:val="0081530A"/>
    <w:rsid w:val="00816352"/>
    <w:rsid w:val="008163BE"/>
    <w:rsid w:val="00816576"/>
    <w:rsid w:val="008167EE"/>
    <w:rsid w:val="00816870"/>
    <w:rsid w:val="00816D8D"/>
    <w:rsid w:val="008175DF"/>
    <w:rsid w:val="008175E1"/>
    <w:rsid w:val="0081769F"/>
    <w:rsid w:val="0082027E"/>
    <w:rsid w:val="00820A6E"/>
    <w:rsid w:val="00820AD6"/>
    <w:rsid w:val="00820FBB"/>
    <w:rsid w:val="00821EF6"/>
    <w:rsid w:val="00821F48"/>
    <w:rsid w:val="008223CD"/>
    <w:rsid w:val="008225EE"/>
    <w:rsid w:val="008237ED"/>
    <w:rsid w:val="0082414E"/>
    <w:rsid w:val="008258B3"/>
    <w:rsid w:val="00825B90"/>
    <w:rsid w:val="00826A37"/>
    <w:rsid w:val="008301A9"/>
    <w:rsid w:val="00830C4A"/>
    <w:rsid w:val="00831A89"/>
    <w:rsid w:val="008320F4"/>
    <w:rsid w:val="0083285A"/>
    <w:rsid w:val="00832BDC"/>
    <w:rsid w:val="008352D1"/>
    <w:rsid w:val="00835ECB"/>
    <w:rsid w:val="00835ED9"/>
    <w:rsid w:val="00836112"/>
    <w:rsid w:val="0083650F"/>
    <w:rsid w:val="008369DB"/>
    <w:rsid w:val="00836C5F"/>
    <w:rsid w:val="00836F21"/>
    <w:rsid w:val="0083756F"/>
    <w:rsid w:val="00837F6E"/>
    <w:rsid w:val="008400B6"/>
    <w:rsid w:val="0084054B"/>
    <w:rsid w:val="00840C5C"/>
    <w:rsid w:val="00842C4D"/>
    <w:rsid w:val="00843642"/>
    <w:rsid w:val="008445D2"/>
    <w:rsid w:val="008455E4"/>
    <w:rsid w:val="00846821"/>
    <w:rsid w:val="00847475"/>
    <w:rsid w:val="00847B13"/>
    <w:rsid w:val="00850B19"/>
    <w:rsid w:val="008512AF"/>
    <w:rsid w:val="00852050"/>
    <w:rsid w:val="008529BE"/>
    <w:rsid w:val="00852F3D"/>
    <w:rsid w:val="00853CE0"/>
    <w:rsid w:val="008546EC"/>
    <w:rsid w:val="0085491A"/>
    <w:rsid w:val="00854EC4"/>
    <w:rsid w:val="008559FF"/>
    <w:rsid w:val="00855AD4"/>
    <w:rsid w:val="00855B71"/>
    <w:rsid w:val="008564EB"/>
    <w:rsid w:val="00856FF6"/>
    <w:rsid w:val="008575CC"/>
    <w:rsid w:val="008578C9"/>
    <w:rsid w:val="008603BC"/>
    <w:rsid w:val="008611E6"/>
    <w:rsid w:val="00862470"/>
    <w:rsid w:val="008629D9"/>
    <w:rsid w:val="00862AE2"/>
    <w:rsid w:val="00864173"/>
    <w:rsid w:val="00864AF4"/>
    <w:rsid w:val="00865336"/>
    <w:rsid w:val="008658B0"/>
    <w:rsid w:val="00865D6F"/>
    <w:rsid w:val="00867CD3"/>
    <w:rsid w:val="00867F9D"/>
    <w:rsid w:val="008708AD"/>
    <w:rsid w:val="00870998"/>
    <w:rsid w:val="00870D97"/>
    <w:rsid w:val="00870DAA"/>
    <w:rsid w:val="00870DE1"/>
    <w:rsid w:val="00870EE7"/>
    <w:rsid w:val="00871B21"/>
    <w:rsid w:val="0087217A"/>
    <w:rsid w:val="00872F17"/>
    <w:rsid w:val="00873C48"/>
    <w:rsid w:val="00873FB3"/>
    <w:rsid w:val="00874265"/>
    <w:rsid w:val="008747F5"/>
    <w:rsid w:val="00875866"/>
    <w:rsid w:val="00875A3C"/>
    <w:rsid w:val="00876623"/>
    <w:rsid w:val="00876886"/>
    <w:rsid w:val="00877D95"/>
    <w:rsid w:val="00877E53"/>
    <w:rsid w:val="008807F5"/>
    <w:rsid w:val="00880A86"/>
    <w:rsid w:val="00881654"/>
    <w:rsid w:val="00881864"/>
    <w:rsid w:val="00881ACE"/>
    <w:rsid w:val="008820B6"/>
    <w:rsid w:val="008821AE"/>
    <w:rsid w:val="00882277"/>
    <w:rsid w:val="00882A3B"/>
    <w:rsid w:val="00882B9B"/>
    <w:rsid w:val="00883E0D"/>
    <w:rsid w:val="00883EEE"/>
    <w:rsid w:val="00885989"/>
    <w:rsid w:val="00885B46"/>
    <w:rsid w:val="00885DBA"/>
    <w:rsid w:val="00886744"/>
    <w:rsid w:val="00887128"/>
    <w:rsid w:val="0088725D"/>
    <w:rsid w:val="00887D54"/>
    <w:rsid w:val="008903CB"/>
    <w:rsid w:val="00890620"/>
    <w:rsid w:val="00890A00"/>
    <w:rsid w:val="00890D80"/>
    <w:rsid w:val="008913F8"/>
    <w:rsid w:val="00891D2A"/>
    <w:rsid w:val="008932C7"/>
    <w:rsid w:val="00893FB7"/>
    <w:rsid w:val="008941DD"/>
    <w:rsid w:val="00894B2A"/>
    <w:rsid w:val="0089511B"/>
    <w:rsid w:val="008952F5"/>
    <w:rsid w:val="00896301"/>
    <w:rsid w:val="00896926"/>
    <w:rsid w:val="00897A39"/>
    <w:rsid w:val="008A0B2E"/>
    <w:rsid w:val="008A126E"/>
    <w:rsid w:val="008A1387"/>
    <w:rsid w:val="008A1B4F"/>
    <w:rsid w:val="008A2AAB"/>
    <w:rsid w:val="008A30EA"/>
    <w:rsid w:val="008A36BE"/>
    <w:rsid w:val="008A4141"/>
    <w:rsid w:val="008A4F6C"/>
    <w:rsid w:val="008A50A9"/>
    <w:rsid w:val="008A52B0"/>
    <w:rsid w:val="008A5494"/>
    <w:rsid w:val="008A5E97"/>
    <w:rsid w:val="008A700B"/>
    <w:rsid w:val="008A7200"/>
    <w:rsid w:val="008B0163"/>
    <w:rsid w:val="008B0B96"/>
    <w:rsid w:val="008B0E1B"/>
    <w:rsid w:val="008B124C"/>
    <w:rsid w:val="008B12D1"/>
    <w:rsid w:val="008B246F"/>
    <w:rsid w:val="008B2606"/>
    <w:rsid w:val="008B28AB"/>
    <w:rsid w:val="008B3349"/>
    <w:rsid w:val="008B4849"/>
    <w:rsid w:val="008C0541"/>
    <w:rsid w:val="008C0BFD"/>
    <w:rsid w:val="008C0FAD"/>
    <w:rsid w:val="008C14B6"/>
    <w:rsid w:val="008C1757"/>
    <w:rsid w:val="008C1C93"/>
    <w:rsid w:val="008C24A8"/>
    <w:rsid w:val="008C37E2"/>
    <w:rsid w:val="008C384E"/>
    <w:rsid w:val="008C407D"/>
    <w:rsid w:val="008C46B3"/>
    <w:rsid w:val="008C4C9F"/>
    <w:rsid w:val="008C4FE4"/>
    <w:rsid w:val="008C56CA"/>
    <w:rsid w:val="008C5E49"/>
    <w:rsid w:val="008C60BD"/>
    <w:rsid w:val="008C61BE"/>
    <w:rsid w:val="008C66CA"/>
    <w:rsid w:val="008C73AE"/>
    <w:rsid w:val="008C7434"/>
    <w:rsid w:val="008D062D"/>
    <w:rsid w:val="008D07D1"/>
    <w:rsid w:val="008D180D"/>
    <w:rsid w:val="008D1E01"/>
    <w:rsid w:val="008D2938"/>
    <w:rsid w:val="008D3608"/>
    <w:rsid w:val="008D3668"/>
    <w:rsid w:val="008D3681"/>
    <w:rsid w:val="008D3785"/>
    <w:rsid w:val="008D3A76"/>
    <w:rsid w:val="008D437E"/>
    <w:rsid w:val="008D4A4D"/>
    <w:rsid w:val="008D4E9E"/>
    <w:rsid w:val="008D6737"/>
    <w:rsid w:val="008D679E"/>
    <w:rsid w:val="008D7BBB"/>
    <w:rsid w:val="008E002F"/>
    <w:rsid w:val="008E0151"/>
    <w:rsid w:val="008E0AC7"/>
    <w:rsid w:val="008E16A0"/>
    <w:rsid w:val="008E2D69"/>
    <w:rsid w:val="008E4566"/>
    <w:rsid w:val="008E4ACC"/>
    <w:rsid w:val="008E5089"/>
    <w:rsid w:val="008E582D"/>
    <w:rsid w:val="008E58B2"/>
    <w:rsid w:val="008E5D5E"/>
    <w:rsid w:val="008E5D6D"/>
    <w:rsid w:val="008E6738"/>
    <w:rsid w:val="008E75F7"/>
    <w:rsid w:val="008E79F8"/>
    <w:rsid w:val="008E7A91"/>
    <w:rsid w:val="008F0633"/>
    <w:rsid w:val="008F0BAD"/>
    <w:rsid w:val="008F0BC4"/>
    <w:rsid w:val="008F0EEF"/>
    <w:rsid w:val="008F155D"/>
    <w:rsid w:val="008F24CD"/>
    <w:rsid w:val="008F261D"/>
    <w:rsid w:val="008F2F3C"/>
    <w:rsid w:val="008F3B50"/>
    <w:rsid w:val="008F4C9D"/>
    <w:rsid w:val="008F4DC1"/>
    <w:rsid w:val="008F502B"/>
    <w:rsid w:val="008F5E68"/>
    <w:rsid w:val="008F7D75"/>
    <w:rsid w:val="009008E8"/>
    <w:rsid w:val="0090147D"/>
    <w:rsid w:val="00902092"/>
    <w:rsid w:val="009023F3"/>
    <w:rsid w:val="00902944"/>
    <w:rsid w:val="009029CF"/>
    <w:rsid w:val="00902A3B"/>
    <w:rsid w:val="00903CD6"/>
    <w:rsid w:val="00903F24"/>
    <w:rsid w:val="00904AB6"/>
    <w:rsid w:val="009054AD"/>
    <w:rsid w:val="00905EC2"/>
    <w:rsid w:val="009065EB"/>
    <w:rsid w:val="00906ACC"/>
    <w:rsid w:val="0090763B"/>
    <w:rsid w:val="00907704"/>
    <w:rsid w:val="00907C6E"/>
    <w:rsid w:val="00907D40"/>
    <w:rsid w:val="009110B0"/>
    <w:rsid w:val="00911158"/>
    <w:rsid w:val="00911247"/>
    <w:rsid w:val="00911A03"/>
    <w:rsid w:val="00912641"/>
    <w:rsid w:val="009127F5"/>
    <w:rsid w:val="00912C30"/>
    <w:rsid w:val="00913164"/>
    <w:rsid w:val="00913288"/>
    <w:rsid w:val="00913376"/>
    <w:rsid w:val="009136D8"/>
    <w:rsid w:val="0091488B"/>
    <w:rsid w:val="0091602E"/>
    <w:rsid w:val="0091667A"/>
    <w:rsid w:val="00916F0F"/>
    <w:rsid w:val="00920311"/>
    <w:rsid w:val="00920379"/>
    <w:rsid w:val="009205C2"/>
    <w:rsid w:val="009215C3"/>
    <w:rsid w:val="00921E41"/>
    <w:rsid w:val="00922150"/>
    <w:rsid w:val="00922729"/>
    <w:rsid w:val="00922DA5"/>
    <w:rsid w:val="00923294"/>
    <w:rsid w:val="00923F6F"/>
    <w:rsid w:val="00924206"/>
    <w:rsid w:val="00924AFD"/>
    <w:rsid w:val="00924FF7"/>
    <w:rsid w:val="00925168"/>
    <w:rsid w:val="00925282"/>
    <w:rsid w:val="00925D00"/>
    <w:rsid w:val="00926013"/>
    <w:rsid w:val="00927454"/>
    <w:rsid w:val="0093049E"/>
    <w:rsid w:val="00930D6F"/>
    <w:rsid w:val="00931089"/>
    <w:rsid w:val="009314A6"/>
    <w:rsid w:val="0093341C"/>
    <w:rsid w:val="00933EB1"/>
    <w:rsid w:val="00934287"/>
    <w:rsid w:val="009359A9"/>
    <w:rsid w:val="00935E1C"/>
    <w:rsid w:val="009360C8"/>
    <w:rsid w:val="009361C8"/>
    <w:rsid w:val="009364F0"/>
    <w:rsid w:val="009409B2"/>
    <w:rsid w:val="00940A2D"/>
    <w:rsid w:val="00940B77"/>
    <w:rsid w:val="0094169D"/>
    <w:rsid w:val="00941F4F"/>
    <w:rsid w:val="009438CB"/>
    <w:rsid w:val="00943EF2"/>
    <w:rsid w:val="0094422B"/>
    <w:rsid w:val="00944E4F"/>
    <w:rsid w:val="00944EFD"/>
    <w:rsid w:val="00944FC7"/>
    <w:rsid w:val="00945B43"/>
    <w:rsid w:val="009467B1"/>
    <w:rsid w:val="009470DC"/>
    <w:rsid w:val="00947B74"/>
    <w:rsid w:val="00950DF0"/>
    <w:rsid w:val="00951085"/>
    <w:rsid w:val="00951EDC"/>
    <w:rsid w:val="0095282D"/>
    <w:rsid w:val="009528D5"/>
    <w:rsid w:val="009528E2"/>
    <w:rsid w:val="00953F85"/>
    <w:rsid w:val="009540FA"/>
    <w:rsid w:val="009544D4"/>
    <w:rsid w:val="009547BB"/>
    <w:rsid w:val="00954F8D"/>
    <w:rsid w:val="009550E3"/>
    <w:rsid w:val="009554D1"/>
    <w:rsid w:val="00955A20"/>
    <w:rsid w:val="009561A4"/>
    <w:rsid w:val="00956289"/>
    <w:rsid w:val="0095736C"/>
    <w:rsid w:val="00957A52"/>
    <w:rsid w:val="009602BB"/>
    <w:rsid w:val="00960369"/>
    <w:rsid w:val="00960EE9"/>
    <w:rsid w:val="00961688"/>
    <w:rsid w:val="00961E33"/>
    <w:rsid w:val="009623AB"/>
    <w:rsid w:val="009630D6"/>
    <w:rsid w:val="00963BBF"/>
    <w:rsid w:val="009643AA"/>
    <w:rsid w:val="00964475"/>
    <w:rsid w:val="00965085"/>
    <w:rsid w:val="00965638"/>
    <w:rsid w:val="009658DB"/>
    <w:rsid w:val="00965B7C"/>
    <w:rsid w:val="00966531"/>
    <w:rsid w:val="0096743F"/>
    <w:rsid w:val="00967622"/>
    <w:rsid w:val="00967B39"/>
    <w:rsid w:val="00970311"/>
    <w:rsid w:val="00970D0B"/>
    <w:rsid w:val="00972063"/>
    <w:rsid w:val="00972601"/>
    <w:rsid w:val="00972AA9"/>
    <w:rsid w:val="00972CD8"/>
    <w:rsid w:val="00972EFF"/>
    <w:rsid w:val="009732AC"/>
    <w:rsid w:val="00973EC3"/>
    <w:rsid w:val="00974A54"/>
    <w:rsid w:val="009751EC"/>
    <w:rsid w:val="00975EF1"/>
    <w:rsid w:val="00977335"/>
    <w:rsid w:val="009775CE"/>
    <w:rsid w:val="00977A8F"/>
    <w:rsid w:val="009806C3"/>
    <w:rsid w:val="00981047"/>
    <w:rsid w:val="00981273"/>
    <w:rsid w:val="00981907"/>
    <w:rsid w:val="00981ECA"/>
    <w:rsid w:val="00981F5D"/>
    <w:rsid w:val="0098263F"/>
    <w:rsid w:val="00982F9F"/>
    <w:rsid w:val="0098330A"/>
    <w:rsid w:val="00983EE3"/>
    <w:rsid w:val="0098452E"/>
    <w:rsid w:val="00984D4A"/>
    <w:rsid w:val="009858D4"/>
    <w:rsid w:val="00985A9A"/>
    <w:rsid w:val="00985B97"/>
    <w:rsid w:val="009861BD"/>
    <w:rsid w:val="0098648F"/>
    <w:rsid w:val="00986D16"/>
    <w:rsid w:val="0099153B"/>
    <w:rsid w:val="009918C7"/>
    <w:rsid w:val="00992286"/>
    <w:rsid w:val="00993F45"/>
    <w:rsid w:val="00993F66"/>
    <w:rsid w:val="00993F74"/>
    <w:rsid w:val="00994F7F"/>
    <w:rsid w:val="009953B1"/>
    <w:rsid w:val="009965C5"/>
    <w:rsid w:val="00996ED8"/>
    <w:rsid w:val="009973BF"/>
    <w:rsid w:val="00997453"/>
    <w:rsid w:val="009A1ABA"/>
    <w:rsid w:val="009A208F"/>
    <w:rsid w:val="009A22CF"/>
    <w:rsid w:val="009A2D55"/>
    <w:rsid w:val="009A336D"/>
    <w:rsid w:val="009A42A9"/>
    <w:rsid w:val="009A6374"/>
    <w:rsid w:val="009A6670"/>
    <w:rsid w:val="009A69FC"/>
    <w:rsid w:val="009B0D19"/>
    <w:rsid w:val="009B10A3"/>
    <w:rsid w:val="009B213C"/>
    <w:rsid w:val="009B2BD3"/>
    <w:rsid w:val="009B4251"/>
    <w:rsid w:val="009B4F04"/>
    <w:rsid w:val="009B5696"/>
    <w:rsid w:val="009B6545"/>
    <w:rsid w:val="009B65FB"/>
    <w:rsid w:val="009B7732"/>
    <w:rsid w:val="009B7C9A"/>
    <w:rsid w:val="009C0552"/>
    <w:rsid w:val="009C148A"/>
    <w:rsid w:val="009C1A18"/>
    <w:rsid w:val="009C1BA9"/>
    <w:rsid w:val="009C1DA7"/>
    <w:rsid w:val="009C2996"/>
    <w:rsid w:val="009C3AD0"/>
    <w:rsid w:val="009C3EE0"/>
    <w:rsid w:val="009C495B"/>
    <w:rsid w:val="009C615B"/>
    <w:rsid w:val="009C644A"/>
    <w:rsid w:val="009C6AED"/>
    <w:rsid w:val="009D04A9"/>
    <w:rsid w:val="009D0B91"/>
    <w:rsid w:val="009D0D99"/>
    <w:rsid w:val="009D0F9B"/>
    <w:rsid w:val="009D1754"/>
    <w:rsid w:val="009D1F7F"/>
    <w:rsid w:val="009D221A"/>
    <w:rsid w:val="009D233A"/>
    <w:rsid w:val="009D254D"/>
    <w:rsid w:val="009D2F11"/>
    <w:rsid w:val="009D3651"/>
    <w:rsid w:val="009D3F53"/>
    <w:rsid w:val="009D4BEC"/>
    <w:rsid w:val="009D636D"/>
    <w:rsid w:val="009D78BA"/>
    <w:rsid w:val="009E080E"/>
    <w:rsid w:val="009E0D45"/>
    <w:rsid w:val="009E1068"/>
    <w:rsid w:val="009E1167"/>
    <w:rsid w:val="009E1B46"/>
    <w:rsid w:val="009E23B6"/>
    <w:rsid w:val="009E2691"/>
    <w:rsid w:val="009E2F47"/>
    <w:rsid w:val="009E42FF"/>
    <w:rsid w:val="009E4670"/>
    <w:rsid w:val="009E4A4B"/>
    <w:rsid w:val="009E4D71"/>
    <w:rsid w:val="009E52BC"/>
    <w:rsid w:val="009E5935"/>
    <w:rsid w:val="009E5BF8"/>
    <w:rsid w:val="009E61B8"/>
    <w:rsid w:val="009E662C"/>
    <w:rsid w:val="009E6C96"/>
    <w:rsid w:val="009E6D84"/>
    <w:rsid w:val="009E6EAF"/>
    <w:rsid w:val="009E6FBF"/>
    <w:rsid w:val="009F0298"/>
    <w:rsid w:val="009F071E"/>
    <w:rsid w:val="009F0D03"/>
    <w:rsid w:val="009F1316"/>
    <w:rsid w:val="009F1E57"/>
    <w:rsid w:val="009F2045"/>
    <w:rsid w:val="009F207F"/>
    <w:rsid w:val="009F28DF"/>
    <w:rsid w:val="009F45C7"/>
    <w:rsid w:val="009F469D"/>
    <w:rsid w:val="009F50F6"/>
    <w:rsid w:val="009F5911"/>
    <w:rsid w:val="009F5C87"/>
    <w:rsid w:val="009F5CE8"/>
    <w:rsid w:val="009F65D6"/>
    <w:rsid w:val="009F6795"/>
    <w:rsid w:val="009F6977"/>
    <w:rsid w:val="009F6E60"/>
    <w:rsid w:val="009F79BF"/>
    <w:rsid w:val="00A0005A"/>
    <w:rsid w:val="00A00D74"/>
    <w:rsid w:val="00A0165E"/>
    <w:rsid w:val="00A01804"/>
    <w:rsid w:val="00A0279A"/>
    <w:rsid w:val="00A0286D"/>
    <w:rsid w:val="00A02DDB"/>
    <w:rsid w:val="00A02E21"/>
    <w:rsid w:val="00A06C98"/>
    <w:rsid w:val="00A06CBC"/>
    <w:rsid w:val="00A06ED0"/>
    <w:rsid w:val="00A07429"/>
    <w:rsid w:val="00A0742C"/>
    <w:rsid w:val="00A0782C"/>
    <w:rsid w:val="00A07FE1"/>
    <w:rsid w:val="00A10E21"/>
    <w:rsid w:val="00A10E91"/>
    <w:rsid w:val="00A11603"/>
    <w:rsid w:val="00A1225F"/>
    <w:rsid w:val="00A14777"/>
    <w:rsid w:val="00A15008"/>
    <w:rsid w:val="00A159AD"/>
    <w:rsid w:val="00A15F9D"/>
    <w:rsid w:val="00A16291"/>
    <w:rsid w:val="00A165E6"/>
    <w:rsid w:val="00A16AAD"/>
    <w:rsid w:val="00A17CB2"/>
    <w:rsid w:val="00A17E68"/>
    <w:rsid w:val="00A202D0"/>
    <w:rsid w:val="00A21257"/>
    <w:rsid w:val="00A217D0"/>
    <w:rsid w:val="00A21998"/>
    <w:rsid w:val="00A22314"/>
    <w:rsid w:val="00A22942"/>
    <w:rsid w:val="00A22CE5"/>
    <w:rsid w:val="00A236C1"/>
    <w:rsid w:val="00A2383A"/>
    <w:rsid w:val="00A23A88"/>
    <w:rsid w:val="00A24DE6"/>
    <w:rsid w:val="00A251E4"/>
    <w:rsid w:val="00A2584D"/>
    <w:rsid w:val="00A266D8"/>
    <w:rsid w:val="00A26C02"/>
    <w:rsid w:val="00A26D46"/>
    <w:rsid w:val="00A27069"/>
    <w:rsid w:val="00A307A9"/>
    <w:rsid w:val="00A30EC3"/>
    <w:rsid w:val="00A31A71"/>
    <w:rsid w:val="00A3228A"/>
    <w:rsid w:val="00A32298"/>
    <w:rsid w:val="00A34329"/>
    <w:rsid w:val="00A34E45"/>
    <w:rsid w:val="00A36111"/>
    <w:rsid w:val="00A364EA"/>
    <w:rsid w:val="00A36C3A"/>
    <w:rsid w:val="00A3701A"/>
    <w:rsid w:val="00A37568"/>
    <w:rsid w:val="00A376FF"/>
    <w:rsid w:val="00A37AD9"/>
    <w:rsid w:val="00A37ED1"/>
    <w:rsid w:val="00A37EFF"/>
    <w:rsid w:val="00A40DF4"/>
    <w:rsid w:val="00A411AE"/>
    <w:rsid w:val="00A41291"/>
    <w:rsid w:val="00A41311"/>
    <w:rsid w:val="00A41832"/>
    <w:rsid w:val="00A41B26"/>
    <w:rsid w:val="00A41FA9"/>
    <w:rsid w:val="00A428AC"/>
    <w:rsid w:val="00A44F81"/>
    <w:rsid w:val="00A45248"/>
    <w:rsid w:val="00A4603E"/>
    <w:rsid w:val="00A46224"/>
    <w:rsid w:val="00A46241"/>
    <w:rsid w:val="00A46384"/>
    <w:rsid w:val="00A4646E"/>
    <w:rsid w:val="00A4797D"/>
    <w:rsid w:val="00A504A6"/>
    <w:rsid w:val="00A506C5"/>
    <w:rsid w:val="00A50A64"/>
    <w:rsid w:val="00A50E06"/>
    <w:rsid w:val="00A53A64"/>
    <w:rsid w:val="00A54103"/>
    <w:rsid w:val="00A542D6"/>
    <w:rsid w:val="00A5434B"/>
    <w:rsid w:val="00A54FCF"/>
    <w:rsid w:val="00A55129"/>
    <w:rsid w:val="00A55B52"/>
    <w:rsid w:val="00A563A9"/>
    <w:rsid w:val="00A568AF"/>
    <w:rsid w:val="00A56BE4"/>
    <w:rsid w:val="00A57052"/>
    <w:rsid w:val="00A6043D"/>
    <w:rsid w:val="00A613E2"/>
    <w:rsid w:val="00A6205D"/>
    <w:rsid w:val="00A62A33"/>
    <w:rsid w:val="00A62B4B"/>
    <w:rsid w:val="00A6316C"/>
    <w:rsid w:val="00A63885"/>
    <w:rsid w:val="00A63A7C"/>
    <w:rsid w:val="00A63CBC"/>
    <w:rsid w:val="00A63DA0"/>
    <w:rsid w:val="00A65BA9"/>
    <w:rsid w:val="00A70924"/>
    <w:rsid w:val="00A7099B"/>
    <w:rsid w:val="00A70A86"/>
    <w:rsid w:val="00A70A9C"/>
    <w:rsid w:val="00A71775"/>
    <w:rsid w:val="00A72288"/>
    <w:rsid w:val="00A72A34"/>
    <w:rsid w:val="00A72C8D"/>
    <w:rsid w:val="00A73583"/>
    <w:rsid w:val="00A74430"/>
    <w:rsid w:val="00A7479C"/>
    <w:rsid w:val="00A7570E"/>
    <w:rsid w:val="00A75715"/>
    <w:rsid w:val="00A76347"/>
    <w:rsid w:val="00A7670B"/>
    <w:rsid w:val="00A771D3"/>
    <w:rsid w:val="00A777AE"/>
    <w:rsid w:val="00A778DB"/>
    <w:rsid w:val="00A8058D"/>
    <w:rsid w:val="00A80946"/>
    <w:rsid w:val="00A80CA5"/>
    <w:rsid w:val="00A80F50"/>
    <w:rsid w:val="00A819B7"/>
    <w:rsid w:val="00A81A10"/>
    <w:rsid w:val="00A81F96"/>
    <w:rsid w:val="00A825C4"/>
    <w:rsid w:val="00A8299B"/>
    <w:rsid w:val="00A8351C"/>
    <w:rsid w:val="00A84BFF"/>
    <w:rsid w:val="00A85D19"/>
    <w:rsid w:val="00A868F6"/>
    <w:rsid w:val="00A86922"/>
    <w:rsid w:val="00A86E88"/>
    <w:rsid w:val="00A873A8"/>
    <w:rsid w:val="00A87E18"/>
    <w:rsid w:val="00A90044"/>
    <w:rsid w:val="00A9006B"/>
    <w:rsid w:val="00A90D0A"/>
    <w:rsid w:val="00A92140"/>
    <w:rsid w:val="00A9407F"/>
    <w:rsid w:val="00A943A3"/>
    <w:rsid w:val="00A946F6"/>
    <w:rsid w:val="00A95579"/>
    <w:rsid w:val="00A955BC"/>
    <w:rsid w:val="00A95AC3"/>
    <w:rsid w:val="00A95B15"/>
    <w:rsid w:val="00A96EEE"/>
    <w:rsid w:val="00A973A8"/>
    <w:rsid w:val="00A97C84"/>
    <w:rsid w:val="00A97CA5"/>
    <w:rsid w:val="00AA0CB4"/>
    <w:rsid w:val="00AA0E20"/>
    <w:rsid w:val="00AA0EBC"/>
    <w:rsid w:val="00AA10E4"/>
    <w:rsid w:val="00AA1436"/>
    <w:rsid w:val="00AA1C45"/>
    <w:rsid w:val="00AA20CA"/>
    <w:rsid w:val="00AA3378"/>
    <w:rsid w:val="00AA4379"/>
    <w:rsid w:val="00AA45D5"/>
    <w:rsid w:val="00AA5FF8"/>
    <w:rsid w:val="00AA66BB"/>
    <w:rsid w:val="00AA72E8"/>
    <w:rsid w:val="00AB0641"/>
    <w:rsid w:val="00AB0BBE"/>
    <w:rsid w:val="00AB0E1B"/>
    <w:rsid w:val="00AB10B9"/>
    <w:rsid w:val="00AB1374"/>
    <w:rsid w:val="00AB154C"/>
    <w:rsid w:val="00AB1B2A"/>
    <w:rsid w:val="00AB1C15"/>
    <w:rsid w:val="00AB29F4"/>
    <w:rsid w:val="00AB2F63"/>
    <w:rsid w:val="00AB3B6F"/>
    <w:rsid w:val="00AB3E48"/>
    <w:rsid w:val="00AB4071"/>
    <w:rsid w:val="00AB4D34"/>
    <w:rsid w:val="00AB4E69"/>
    <w:rsid w:val="00AB5311"/>
    <w:rsid w:val="00AB69C9"/>
    <w:rsid w:val="00AB6C31"/>
    <w:rsid w:val="00AC0B92"/>
    <w:rsid w:val="00AC15F9"/>
    <w:rsid w:val="00AC1D60"/>
    <w:rsid w:val="00AC1FB2"/>
    <w:rsid w:val="00AC2118"/>
    <w:rsid w:val="00AC2E13"/>
    <w:rsid w:val="00AC3D21"/>
    <w:rsid w:val="00AC3E8E"/>
    <w:rsid w:val="00AC44E2"/>
    <w:rsid w:val="00AC4E7E"/>
    <w:rsid w:val="00AC5985"/>
    <w:rsid w:val="00AC5D4E"/>
    <w:rsid w:val="00AC6ADA"/>
    <w:rsid w:val="00AC762C"/>
    <w:rsid w:val="00AC7702"/>
    <w:rsid w:val="00AC7BC9"/>
    <w:rsid w:val="00AD0FC7"/>
    <w:rsid w:val="00AD12C8"/>
    <w:rsid w:val="00AD152C"/>
    <w:rsid w:val="00AD186F"/>
    <w:rsid w:val="00AD1B4E"/>
    <w:rsid w:val="00AD1B8B"/>
    <w:rsid w:val="00AD1F14"/>
    <w:rsid w:val="00AD2F46"/>
    <w:rsid w:val="00AD3BE1"/>
    <w:rsid w:val="00AD4C4A"/>
    <w:rsid w:val="00AD555E"/>
    <w:rsid w:val="00AD5843"/>
    <w:rsid w:val="00AD5CDA"/>
    <w:rsid w:val="00AD6489"/>
    <w:rsid w:val="00AD6C9C"/>
    <w:rsid w:val="00AD6D58"/>
    <w:rsid w:val="00AD75D8"/>
    <w:rsid w:val="00AD785B"/>
    <w:rsid w:val="00AE00EF"/>
    <w:rsid w:val="00AE0316"/>
    <w:rsid w:val="00AE1279"/>
    <w:rsid w:val="00AE12DF"/>
    <w:rsid w:val="00AE12E6"/>
    <w:rsid w:val="00AE16C8"/>
    <w:rsid w:val="00AE1E05"/>
    <w:rsid w:val="00AE1E60"/>
    <w:rsid w:val="00AE27C4"/>
    <w:rsid w:val="00AE3002"/>
    <w:rsid w:val="00AE3A76"/>
    <w:rsid w:val="00AE3BA7"/>
    <w:rsid w:val="00AE3E81"/>
    <w:rsid w:val="00AE569F"/>
    <w:rsid w:val="00AE5A82"/>
    <w:rsid w:val="00AE5CC7"/>
    <w:rsid w:val="00AE64D0"/>
    <w:rsid w:val="00AE665B"/>
    <w:rsid w:val="00AE6E0C"/>
    <w:rsid w:val="00AE714E"/>
    <w:rsid w:val="00AF023B"/>
    <w:rsid w:val="00AF059C"/>
    <w:rsid w:val="00AF0971"/>
    <w:rsid w:val="00AF10E9"/>
    <w:rsid w:val="00AF195B"/>
    <w:rsid w:val="00AF3642"/>
    <w:rsid w:val="00AF4188"/>
    <w:rsid w:val="00AF4A58"/>
    <w:rsid w:val="00AF4FDF"/>
    <w:rsid w:val="00AF5D59"/>
    <w:rsid w:val="00AF5DAB"/>
    <w:rsid w:val="00AF61B9"/>
    <w:rsid w:val="00AF6ABE"/>
    <w:rsid w:val="00AF6AF2"/>
    <w:rsid w:val="00AF7A0A"/>
    <w:rsid w:val="00B00424"/>
    <w:rsid w:val="00B01723"/>
    <w:rsid w:val="00B02C72"/>
    <w:rsid w:val="00B038AB"/>
    <w:rsid w:val="00B03B41"/>
    <w:rsid w:val="00B04C52"/>
    <w:rsid w:val="00B05CB9"/>
    <w:rsid w:val="00B05E02"/>
    <w:rsid w:val="00B06271"/>
    <w:rsid w:val="00B062DD"/>
    <w:rsid w:val="00B06917"/>
    <w:rsid w:val="00B06972"/>
    <w:rsid w:val="00B07356"/>
    <w:rsid w:val="00B073BE"/>
    <w:rsid w:val="00B07E43"/>
    <w:rsid w:val="00B1035A"/>
    <w:rsid w:val="00B108B1"/>
    <w:rsid w:val="00B10FD0"/>
    <w:rsid w:val="00B12443"/>
    <w:rsid w:val="00B12D68"/>
    <w:rsid w:val="00B12EEC"/>
    <w:rsid w:val="00B141EE"/>
    <w:rsid w:val="00B15C27"/>
    <w:rsid w:val="00B15D7E"/>
    <w:rsid w:val="00B15E84"/>
    <w:rsid w:val="00B163A1"/>
    <w:rsid w:val="00B16DB7"/>
    <w:rsid w:val="00B1747F"/>
    <w:rsid w:val="00B174B5"/>
    <w:rsid w:val="00B20404"/>
    <w:rsid w:val="00B207A5"/>
    <w:rsid w:val="00B21583"/>
    <w:rsid w:val="00B218A7"/>
    <w:rsid w:val="00B22F90"/>
    <w:rsid w:val="00B230C9"/>
    <w:rsid w:val="00B23593"/>
    <w:rsid w:val="00B23667"/>
    <w:rsid w:val="00B23942"/>
    <w:rsid w:val="00B23AE2"/>
    <w:rsid w:val="00B2470C"/>
    <w:rsid w:val="00B24897"/>
    <w:rsid w:val="00B24A4D"/>
    <w:rsid w:val="00B25909"/>
    <w:rsid w:val="00B26496"/>
    <w:rsid w:val="00B26B5F"/>
    <w:rsid w:val="00B27BE8"/>
    <w:rsid w:val="00B27F8F"/>
    <w:rsid w:val="00B3021E"/>
    <w:rsid w:val="00B30255"/>
    <w:rsid w:val="00B302EA"/>
    <w:rsid w:val="00B30456"/>
    <w:rsid w:val="00B30877"/>
    <w:rsid w:val="00B320ED"/>
    <w:rsid w:val="00B321BA"/>
    <w:rsid w:val="00B3283A"/>
    <w:rsid w:val="00B33E47"/>
    <w:rsid w:val="00B33F02"/>
    <w:rsid w:val="00B33FC8"/>
    <w:rsid w:val="00B358BF"/>
    <w:rsid w:val="00B36774"/>
    <w:rsid w:val="00B37BB2"/>
    <w:rsid w:val="00B4010F"/>
    <w:rsid w:val="00B414D5"/>
    <w:rsid w:val="00B4169E"/>
    <w:rsid w:val="00B42D11"/>
    <w:rsid w:val="00B4323A"/>
    <w:rsid w:val="00B44DB9"/>
    <w:rsid w:val="00B44F19"/>
    <w:rsid w:val="00B460F8"/>
    <w:rsid w:val="00B4639A"/>
    <w:rsid w:val="00B464B3"/>
    <w:rsid w:val="00B46878"/>
    <w:rsid w:val="00B46E51"/>
    <w:rsid w:val="00B470A5"/>
    <w:rsid w:val="00B47105"/>
    <w:rsid w:val="00B47E48"/>
    <w:rsid w:val="00B505FE"/>
    <w:rsid w:val="00B507BF"/>
    <w:rsid w:val="00B50B5E"/>
    <w:rsid w:val="00B51532"/>
    <w:rsid w:val="00B5154B"/>
    <w:rsid w:val="00B5161E"/>
    <w:rsid w:val="00B52800"/>
    <w:rsid w:val="00B52A4C"/>
    <w:rsid w:val="00B54D61"/>
    <w:rsid w:val="00B54F8B"/>
    <w:rsid w:val="00B55A73"/>
    <w:rsid w:val="00B55C67"/>
    <w:rsid w:val="00B55F63"/>
    <w:rsid w:val="00B570A2"/>
    <w:rsid w:val="00B57155"/>
    <w:rsid w:val="00B57639"/>
    <w:rsid w:val="00B57885"/>
    <w:rsid w:val="00B57F58"/>
    <w:rsid w:val="00B61861"/>
    <w:rsid w:val="00B63BCD"/>
    <w:rsid w:val="00B63C55"/>
    <w:rsid w:val="00B646A2"/>
    <w:rsid w:val="00B64C02"/>
    <w:rsid w:val="00B65210"/>
    <w:rsid w:val="00B65549"/>
    <w:rsid w:val="00B6555D"/>
    <w:rsid w:val="00B66017"/>
    <w:rsid w:val="00B672CB"/>
    <w:rsid w:val="00B6734D"/>
    <w:rsid w:val="00B70090"/>
    <w:rsid w:val="00B704D1"/>
    <w:rsid w:val="00B7165C"/>
    <w:rsid w:val="00B72733"/>
    <w:rsid w:val="00B72A67"/>
    <w:rsid w:val="00B72B68"/>
    <w:rsid w:val="00B73393"/>
    <w:rsid w:val="00B7398D"/>
    <w:rsid w:val="00B73D94"/>
    <w:rsid w:val="00B74279"/>
    <w:rsid w:val="00B74AD2"/>
    <w:rsid w:val="00B74CB6"/>
    <w:rsid w:val="00B74EDB"/>
    <w:rsid w:val="00B7654D"/>
    <w:rsid w:val="00B76697"/>
    <w:rsid w:val="00B76D7E"/>
    <w:rsid w:val="00B76F28"/>
    <w:rsid w:val="00B772BD"/>
    <w:rsid w:val="00B77401"/>
    <w:rsid w:val="00B8023B"/>
    <w:rsid w:val="00B80330"/>
    <w:rsid w:val="00B81073"/>
    <w:rsid w:val="00B81567"/>
    <w:rsid w:val="00B84305"/>
    <w:rsid w:val="00B84504"/>
    <w:rsid w:val="00B84819"/>
    <w:rsid w:val="00B85863"/>
    <w:rsid w:val="00B8609C"/>
    <w:rsid w:val="00B86697"/>
    <w:rsid w:val="00B87B8D"/>
    <w:rsid w:val="00B91E2A"/>
    <w:rsid w:val="00B921D7"/>
    <w:rsid w:val="00B92769"/>
    <w:rsid w:val="00B931E3"/>
    <w:rsid w:val="00B935FD"/>
    <w:rsid w:val="00B9428F"/>
    <w:rsid w:val="00B95379"/>
    <w:rsid w:val="00B953FC"/>
    <w:rsid w:val="00B95D32"/>
    <w:rsid w:val="00B962AA"/>
    <w:rsid w:val="00B966B2"/>
    <w:rsid w:val="00B96A5E"/>
    <w:rsid w:val="00B97CA6"/>
    <w:rsid w:val="00BA00B3"/>
    <w:rsid w:val="00BA2091"/>
    <w:rsid w:val="00BA24E2"/>
    <w:rsid w:val="00BA2908"/>
    <w:rsid w:val="00BA31C1"/>
    <w:rsid w:val="00BA348C"/>
    <w:rsid w:val="00BA3C34"/>
    <w:rsid w:val="00BA3F43"/>
    <w:rsid w:val="00BA43E2"/>
    <w:rsid w:val="00BA498E"/>
    <w:rsid w:val="00BA550E"/>
    <w:rsid w:val="00BA5803"/>
    <w:rsid w:val="00BA6010"/>
    <w:rsid w:val="00BA6446"/>
    <w:rsid w:val="00BA64BE"/>
    <w:rsid w:val="00BA6F70"/>
    <w:rsid w:val="00BA70B9"/>
    <w:rsid w:val="00BA75EC"/>
    <w:rsid w:val="00BA79DC"/>
    <w:rsid w:val="00BB0D90"/>
    <w:rsid w:val="00BB119A"/>
    <w:rsid w:val="00BB137F"/>
    <w:rsid w:val="00BB191C"/>
    <w:rsid w:val="00BB2430"/>
    <w:rsid w:val="00BB40BB"/>
    <w:rsid w:val="00BB5368"/>
    <w:rsid w:val="00BB59DC"/>
    <w:rsid w:val="00BB5BBF"/>
    <w:rsid w:val="00BB651F"/>
    <w:rsid w:val="00BB70C5"/>
    <w:rsid w:val="00BB7888"/>
    <w:rsid w:val="00BB7B33"/>
    <w:rsid w:val="00BC0257"/>
    <w:rsid w:val="00BC07A8"/>
    <w:rsid w:val="00BC0BA8"/>
    <w:rsid w:val="00BC0D1A"/>
    <w:rsid w:val="00BC1236"/>
    <w:rsid w:val="00BC1F8C"/>
    <w:rsid w:val="00BC2183"/>
    <w:rsid w:val="00BC2EDF"/>
    <w:rsid w:val="00BC3162"/>
    <w:rsid w:val="00BC33A0"/>
    <w:rsid w:val="00BC442D"/>
    <w:rsid w:val="00BC5480"/>
    <w:rsid w:val="00BC54CB"/>
    <w:rsid w:val="00BC58FD"/>
    <w:rsid w:val="00BC5CDB"/>
    <w:rsid w:val="00BC605F"/>
    <w:rsid w:val="00BC77DF"/>
    <w:rsid w:val="00BD06E6"/>
    <w:rsid w:val="00BD218B"/>
    <w:rsid w:val="00BD2755"/>
    <w:rsid w:val="00BD298C"/>
    <w:rsid w:val="00BD304A"/>
    <w:rsid w:val="00BD315E"/>
    <w:rsid w:val="00BD3ED3"/>
    <w:rsid w:val="00BD42E4"/>
    <w:rsid w:val="00BD4C01"/>
    <w:rsid w:val="00BD4EF1"/>
    <w:rsid w:val="00BD5551"/>
    <w:rsid w:val="00BD5BFE"/>
    <w:rsid w:val="00BD600F"/>
    <w:rsid w:val="00BD7509"/>
    <w:rsid w:val="00BD7FF3"/>
    <w:rsid w:val="00BE0166"/>
    <w:rsid w:val="00BE0C28"/>
    <w:rsid w:val="00BE135D"/>
    <w:rsid w:val="00BE254B"/>
    <w:rsid w:val="00BE2674"/>
    <w:rsid w:val="00BE39ED"/>
    <w:rsid w:val="00BE3C60"/>
    <w:rsid w:val="00BE5A8E"/>
    <w:rsid w:val="00BE644E"/>
    <w:rsid w:val="00BE66F8"/>
    <w:rsid w:val="00BE7A86"/>
    <w:rsid w:val="00BF04D6"/>
    <w:rsid w:val="00BF2AFC"/>
    <w:rsid w:val="00BF3341"/>
    <w:rsid w:val="00BF434C"/>
    <w:rsid w:val="00BF4622"/>
    <w:rsid w:val="00BF46F1"/>
    <w:rsid w:val="00BF4960"/>
    <w:rsid w:val="00BF5579"/>
    <w:rsid w:val="00BF59BA"/>
    <w:rsid w:val="00BF6B50"/>
    <w:rsid w:val="00BF6E0A"/>
    <w:rsid w:val="00BF7459"/>
    <w:rsid w:val="00BF7682"/>
    <w:rsid w:val="00C000A3"/>
    <w:rsid w:val="00C00300"/>
    <w:rsid w:val="00C004F7"/>
    <w:rsid w:val="00C0079E"/>
    <w:rsid w:val="00C0096F"/>
    <w:rsid w:val="00C015BA"/>
    <w:rsid w:val="00C01EB2"/>
    <w:rsid w:val="00C02391"/>
    <w:rsid w:val="00C02950"/>
    <w:rsid w:val="00C02CA9"/>
    <w:rsid w:val="00C030AC"/>
    <w:rsid w:val="00C03C2F"/>
    <w:rsid w:val="00C03DCC"/>
    <w:rsid w:val="00C0432D"/>
    <w:rsid w:val="00C044FD"/>
    <w:rsid w:val="00C04880"/>
    <w:rsid w:val="00C048AD"/>
    <w:rsid w:val="00C04D92"/>
    <w:rsid w:val="00C05419"/>
    <w:rsid w:val="00C0552E"/>
    <w:rsid w:val="00C05BBC"/>
    <w:rsid w:val="00C069D6"/>
    <w:rsid w:val="00C06BB3"/>
    <w:rsid w:val="00C07551"/>
    <w:rsid w:val="00C07770"/>
    <w:rsid w:val="00C101C1"/>
    <w:rsid w:val="00C1092D"/>
    <w:rsid w:val="00C10D06"/>
    <w:rsid w:val="00C10DAA"/>
    <w:rsid w:val="00C111D5"/>
    <w:rsid w:val="00C12780"/>
    <w:rsid w:val="00C129A9"/>
    <w:rsid w:val="00C136B9"/>
    <w:rsid w:val="00C13E79"/>
    <w:rsid w:val="00C14395"/>
    <w:rsid w:val="00C155A2"/>
    <w:rsid w:val="00C15902"/>
    <w:rsid w:val="00C16069"/>
    <w:rsid w:val="00C16196"/>
    <w:rsid w:val="00C163C7"/>
    <w:rsid w:val="00C1710A"/>
    <w:rsid w:val="00C178BB"/>
    <w:rsid w:val="00C17E94"/>
    <w:rsid w:val="00C207ED"/>
    <w:rsid w:val="00C20ECD"/>
    <w:rsid w:val="00C21626"/>
    <w:rsid w:val="00C21EF9"/>
    <w:rsid w:val="00C22D2F"/>
    <w:rsid w:val="00C2343F"/>
    <w:rsid w:val="00C24259"/>
    <w:rsid w:val="00C2435F"/>
    <w:rsid w:val="00C252F3"/>
    <w:rsid w:val="00C25DB6"/>
    <w:rsid w:val="00C264D3"/>
    <w:rsid w:val="00C269AC"/>
    <w:rsid w:val="00C26AB6"/>
    <w:rsid w:val="00C274B2"/>
    <w:rsid w:val="00C27DF5"/>
    <w:rsid w:val="00C27E2F"/>
    <w:rsid w:val="00C308E1"/>
    <w:rsid w:val="00C30CEF"/>
    <w:rsid w:val="00C310DE"/>
    <w:rsid w:val="00C31810"/>
    <w:rsid w:val="00C3203F"/>
    <w:rsid w:val="00C335B8"/>
    <w:rsid w:val="00C336EE"/>
    <w:rsid w:val="00C33A54"/>
    <w:rsid w:val="00C33A98"/>
    <w:rsid w:val="00C33DB0"/>
    <w:rsid w:val="00C34B57"/>
    <w:rsid w:val="00C34F34"/>
    <w:rsid w:val="00C35030"/>
    <w:rsid w:val="00C354A8"/>
    <w:rsid w:val="00C361D7"/>
    <w:rsid w:val="00C370E8"/>
    <w:rsid w:val="00C37E6D"/>
    <w:rsid w:val="00C40B91"/>
    <w:rsid w:val="00C40C75"/>
    <w:rsid w:val="00C412F0"/>
    <w:rsid w:val="00C418B8"/>
    <w:rsid w:val="00C41B38"/>
    <w:rsid w:val="00C42611"/>
    <w:rsid w:val="00C42705"/>
    <w:rsid w:val="00C437BF"/>
    <w:rsid w:val="00C439F2"/>
    <w:rsid w:val="00C43A24"/>
    <w:rsid w:val="00C43F89"/>
    <w:rsid w:val="00C442D4"/>
    <w:rsid w:val="00C44F70"/>
    <w:rsid w:val="00C4549E"/>
    <w:rsid w:val="00C459ED"/>
    <w:rsid w:val="00C45BFF"/>
    <w:rsid w:val="00C46711"/>
    <w:rsid w:val="00C46B8D"/>
    <w:rsid w:val="00C46C84"/>
    <w:rsid w:val="00C46F75"/>
    <w:rsid w:val="00C471F5"/>
    <w:rsid w:val="00C473BA"/>
    <w:rsid w:val="00C474E4"/>
    <w:rsid w:val="00C47FFA"/>
    <w:rsid w:val="00C509F0"/>
    <w:rsid w:val="00C51770"/>
    <w:rsid w:val="00C52D7F"/>
    <w:rsid w:val="00C544DD"/>
    <w:rsid w:val="00C54899"/>
    <w:rsid w:val="00C55A41"/>
    <w:rsid w:val="00C56B48"/>
    <w:rsid w:val="00C570AA"/>
    <w:rsid w:val="00C5796C"/>
    <w:rsid w:val="00C57B03"/>
    <w:rsid w:val="00C61C85"/>
    <w:rsid w:val="00C63621"/>
    <w:rsid w:val="00C63641"/>
    <w:rsid w:val="00C63B08"/>
    <w:rsid w:val="00C63DC5"/>
    <w:rsid w:val="00C63E8F"/>
    <w:rsid w:val="00C64AA1"/>
    <w:rsid w:val="00C6589B"/>
    <w:rsid w:val="00C66ED4"/>
    <w:rsid w:val="00C67EF1"/>
    <w:rsid w:val="00C715F1"/>
    <w:rsid w:val="00C73A99"/>
    <w:rsid w:val="00C7426B"/>
    <w:rsid w:val="00C747A1"/>
    <w:rsid w:val="00C75B47"/>
    <w:rsid w:val="00C762B8"/>
    <w:rsid w:val="00C76E43"/>
    <w:rsid w:val="00C7780F"/>
    <w:rsid w:val="00C7799E"/>
    <w:rsid w:val="00C80424"/>
    <w:rsid w:val="00C8080B"/>
    <w:rsid w:val="00C80B67"/>
    <w:rsid w:val="00C80CF8"/>
    <w:rsid w:val="00C8459C"/>
    <w:rsid w:val="00C84A77"/>
    <w:rsid w:val="00C85116"/>
    <w:rsid w:val="00C851B8"/>
    <w:rsid w:val="00C8566E"/>
    <w:rsid w:val="00C8588C"/>
    <w:rsid w:val="00C86637"/>
    <w:rsid w:val="00C87A0F"/>
    <w:rsid w:val="00C87C86"/>
    <w:rsid w:val="00C9069A"/>
    <w:rsid w:val="00C90ED9"/>
    <w:rsid w:val="00C90FCB"/>
    <w:rsid w:val="00C92299"/>
    <w:rsid w:val="00C9330F"/>
    <w:rsid w:val="00C93321"/>
    <w:rsid w:val="00C94611"/>
    <w:rsid w:val="00C946D8"/>
    <w:rsid w:val="00C94C7D"/>
    <w:rsid w:val="00C94EE8"/>
    <w:rsid w:val="00C94F58"/>
    <w:rsid w:val="00C95918"/>
    <w:rsid w:val="00C96C39"/>
    <w:rsid w:val="00C97084"/>
    <w:rsid w:val="00C971C8"/>
    <w:rsid w:val="00C973C1"/>
    <w:rsid w:val="00C97808"/>
    <w:rsid w:val="00C97B61"/>
    <w:rsid w:val="00CA01FC"/>
    <w:rsid w:val="00CA0FBC"/>
    <w:rsid w:val="00CA12E7"/>
    <w:rsid w:val="00CA14EF"/>
    <w:rsid w:val="00CA152A"/>
    <w:rsid w:val="00CA1593"/>
    <w:rsid w:val="00CA20C5"/>
    <w:rsid w:val="00CA3DAB"/>
    <w:rsid w:val="00CA44F7"/>
    <w:rsid w:val="00CA4816"/>
    <w:rsid w:val="00CA4E7F"/>
    <w:rsid w:val="00CA5191"/>
    <w:rsid w:val="00CA5438"/>
    <w:rsid w:val="00CA5694"/>
    <w:rsid w:val="00CA572D"/>
    <w:rsid w:val="00CA6452"/>
    <w:rsid w:val="00CA6E8F"/>
    <w:rsid w:val="00CA7657"/>
    <w:rsid w:val="00CA78E2"/>
    <w:rsid w:val="00CB1C05"/>
    <w:rsid w:val="00CB2112"/>
    <w:rsid w:val="00CB2809"/>
    <w:rsid w:val="00CB28E8"/>
    <w:rsid w:val="00CB4B6F"/>
    <w:rsid w:val="00CB4E7A"/>
    <w:rsid w:val="00CB5FEC"/>
    <w:rsid w:val="00CB69E7"/>
    <w:rsid w:val="00CB6E17"/>
    <w:rsid w:val="00CB78E0"/>
    <w:rsid w:val="00CB7C02"/>
    <w:rsid w:val="00CC025E"/>
    <w:rsid w:val="00CC02C1"/>
    <w:rsid w:val="00CC0315"/>
    <w:rsid w:val="00CC2A48"/>
    <w:rsid w:val="00CC2D25"/>
    <w:rsid w:val="00CC2F0A"/>
    <w:rsid w:val="00CC4630"/>
    <w:rsid w:val="00CC46B3"/>
    <w:rsid w:val="00CC4A70"/>
    <w:rsid w:val="00CC4D8B"/>
    <w:rsid w:val="00CC552B"/>
    <w:rsid w:val="00CD0A40"/>
    <w:rsid w:val="00CD3231"/>
    <w:rsid w:val="00CD388E"/>
    <w:rsid w:val="00CD3BE5"/>
    <w:rsid w:val="00CD3F98"/>
    <w:rsid w:val="00CD42B1"/>
    <w:rsid w:val="00CD4300"/>
    <w:rsid w:val="00CD5C60"/>
    <w:rsid w:val="00CD6856"/>
    <w:rsid w:val="00CD7ACD"/>
    <w:rsid w:val="00CE07C3"/>
    <w:rsid w:val="00CE09D1"/>
    <w:rsid w:val="00CE0CEF"/>
    <w:rsid w:val="00CE1656"/>
    <w:rsid w:val="00CE1F5F"/>
    <w:rsid w:val="00CE2369"/>
    <w:rsid w:val="00CE2ADD"/>
    <w:rsid w:val="00CE31B0"/>
    <w:rsid w:val="00CE40B3"/>
    <w:rsid w:val="00CE442A"/>
    <w:rsid w:val="00CE4940"/>
    <w:rsid w:val="00CE5E5D"/>
    <w:rsid w:val="00CE62E9"/>
    <w:rsid w:val="00CE7A08"/>
    <w:rsid w:val="00CE7A36"/>
    <w:rsid w:val="00CE7F7C"/>
    <w:rsid w:val="00CF00A0"/>
    <w:rsid w:val="00CF0D7A"/>
    <w:rsid w:val="00CF102A"/>
    <w:rsid w:val="00CF169C"/>
    <w:rsid w:val="00CF1DFD"/>
    <w:rsid w:val="00CF1F8A"/>
    <w:rsid w:val="00CF2019"/>
    <w:rsid w:val="00CF20A8"/>
    <w:rsid w:val="00CF2E0D"/>
    <w:rsid w:val="00CF2F84"/>
    <w:rsid w:val="00CF3763"/>
    <w:rsid w:val="00CF3D6E"/>
    <w:rsid w:val="00CF491A"/>
    <w:rsid w:val="00CF4B45"/>
    <w:rsid w:val="00CF6EBA"/>
    <w:rsid w:val="00CF7D5F"/>
    <w:rsid w:val="00D0170A"/>
    <w:rsid w:val="00D027AE"/>
    <w:rsid w:val="00D03161"/>
    <w:rsid w:val="00D03429"/>
    <w:rsid w:val="00D039FC"/>
    <w:rsid w:val="00D03AB8"/>
    <w:rsid w:val="00D03DE8"/>
    <w:rsid w:val="00D03EE0"/>
    <w:rsid w:val="00D03F1C"/>
    <w:rsid w:val="00D041FF"/>
    <w:rsid w:val="00D051AF"/>
    <w:rsid w:val="00D05B92"/>
    <w:rsid w:val="00D0764D"/>
    <w:rsid w:val="00D076FD"/>
    <w:rsid w:val="00D07AFB"/>
    <w:rsid w:val="00D07DCA"/>
    <w:rsid w:val="00D114B4"/>
    <w:rsid w:val="00D11DE1"/>
    <w:rsid w:val="00D11E72"/>
    <w:rsid w:val="00D12633"/>
    <w:rsid w:val="00D127AF"/>
    <w:rsid w:val="00D12ACB"/>
    <w:rsid w:val="00D12DA0"/>
    <w:rsid w:val="00D132AE"/>
    <w:rsid w:val="00D13699"/>
    <w:rsid w:val="00D136F7"/>
    <w:rsid w:val="00D139B1"/>
    <w:rsid w:val="00D13C1E"/>
    <w:rsid w:val="00D13D6C"/>
    <w:rsid w:val="00D1409A"/>
    <w:rsid w:val="00D1489D"/>
    <w:rsid w:val="00D148A4"/>
    <w:rsid w:val="00D1547C"/>
    <w:rsid w:val="00D1554D"/>
    <w:rsid w:val="00D16C44"/>
    <w:rsid w:val="00D17757"/>
    <w:rsid w:val="00D17EFA"/>
    <w:rsid w:val="00D20630"/>
    <w:rsid w:val="00D2099F"/>
    <w:rsid w:val="00D213D1"/>
    <w:rsid w:val="00D213E7"/>
    <w:rsid w:val="00D21BB5"/>
    <w:rsid w:val="00D21EC2"/>
    <w:rsid w:val="00D22120"/>
    <w:rsid w:val="00D22258"/>
    <w:rsid w:val="00D22835"/>
    <w:rsid w:val="00D23F8A"/>
    <w:rsid w:val="00D249E1"/>
    <w:rsid w:val="00D25177"/>
    <w:rsid w:val="00D254D8"/>
    <w:rsid w:val="00D25A47"/>
    <w:rsid w:val="00D25FFE"/>
    <w:rsid w:val="00D26268"/>
    <w:rsid w:val="00D304C9"/>
    <w:rsid w:val="00D30919"/>
    <w:rsid w:val="00D309A6"/>
    <w:rsid w:val="00D30D73"/>
    <w:rsid w:val="00D315CC"/>
    <w:rsid w:val="00D315FF"/>
    <w:rsid w:val="00D3210D"/>
    <w:rsid w:val="00D34C0F"/>
    <w:rsid w:val="00D35A78"/>
    <w:rsid w:val="00D36047"/>
    <w:rsid w:val="00D3687C"/>
    <w:rsid w:val="00D369BF"/>
    <w:rsid w:val="00D36E7C"/>
    <w:rsid w:val="00D37DD4"/>
    <w:rsid w:val="00D402AE"/>
    <w:rsid w:val="00D40594"/>
    <w:rsid w:val="00D41112"/>
    <w:rsid w:val="00D4147D"/>
    <w:rsid w:val="00D41A71"/>
    <w:rsid w:val="00D41CEF"/>
    <w:rsid w:val="00D420B1"/>
    <w:rsid w:val="00D426AA"/>
    <w:rsid w:val="00D43CF4"/>
    <w:rsid w:val="00D44563"/>
    <w:rsid w:val="00D44A22"/>
    <w:rsid w:val="00D44B89"/>
    <w:rsid w:val="00D45CB3"/>
    <w:rsid w:val="00D461E5"/>
    <w:rsid w:val="00D46FB3"/>
    <w:rsid w:val="00D47143"/>
    <w:rsid w:val="00D47560"/>
    <w:rsid w:val="00D50A70"/>
    <w:rsid w:val="00D51B22"/>
    <w:rsid w:val="00D51FB7"/>
    <w:rsid w:val="00D53142"/>
    <w:rsid w:val="00D536A0"/>
    <w:rsid w:val="00D5385D"/>
    <w:rsid w:val="00D54C62"/>
    <w:rsid w:val="00D55117"/>
    <w:rsid w:val="00D5511B"/>
    <w:rsid w:val="00D55882"/>
    <w:rsid w:val="00D55D5F"/>
    <w:rsid w:val="00D570FB"/>
    <w:rsid w:val="00D576D7"/>
    <w:rsid w:val="00D57D6D"/>
    <w:rsid w:val="00D611E6"/>
    <w:rsid w:val="00D61276"/>
    <w:rsid w:val="00D61FA1"/>
    <w:rsid w:val="00D6221E"/>
    <w:rsid w:val="00D62C1F"/>
    <w:rsid w:val="00D62E95"/>
    <w:rsid w:val="00D63141"/>
    <w:rsid w:val="00D63388"/>
    <w:rsid w:val="00D6398B"/>
    <w:rsid w:val="00D65A94"/>
    <w:rsid w:val="00D65E83"/>
    <w:rsid w:val="00D65ED2"/>
    <w:rsid w:val="00D6659B"/>
    <w:rsid w:val="00D66838"/>
    <w:rsid w:val="00D700A2"/>
    <w:rsid w:val="00D71710"/>
    <w:rsid w:val="00D72E91"/>
    <w:rsid w:val="00D73653"/>
    <w:rsid w:val="00D73DAE"/>
    <w:rsid w:val="00D73F71"/>
    <w:rsid w:val="00D7471F"/>
    <w:rsid w:val="00D7662F"/>
    <w:rsid w:val="00D76E0F"/>
    <w:rsid w:val="00D76E72"/>
    <w:rsid w:val="00D76EE5"/>
    <w:rsid w:val="00D77007"/>
    <w:rsid w:val="00D77B0D"/>
    <w:rsid w:val="00D77C3D"/>
    <w:rsid w:val="00D8036E"/>
    <w:rsid w:val="00D80616"/>
    <w:rsid w:val="00D81417"/>
    <w:rsid w:val="00D81B1D"/>
    <w:rsid w:val="00D81FE6"/>
    <w:rsid w:val="00D828AF"/>
    <w:rsid w:val="00D82C54"/>
    <w:rsid w:val="00D8355E"/>
    <w:rsid w:val="00D854C1"/>
    <w:rsid w:val="00D856A9"/>
    <w:rsid w:val="00D85B94"/>
    <w:rsid w:val="00D862DA"/>
    <w:rsid w:val="00D86611"/>
    <w:rsid w:val="00D86F27"/>
    <w:rsid w:val="00D87625"/>
    <w:rsid w:val="00D87743"/>
    <w:rsid w:val="00D878BC"/>
    <w:rsid w:val="00D87D2F"/>
    <w:rsid w:val="00D90327"/>
    <w:rsid w:val="00D9070E"/>
    <w:rsid w:val="00D91B2B"/>
    <w:rsid w:val="00D91BF8"/>
    <w:rsid w:val="00D925A6"/>
    <w:rsid w:val="00D9264A"/>
    <w:rsid w:val="00D92855"/>
    <w:rsid w:val="00D93986"/>
    <w:rsid w:val="00D93C6D"/>
    <w:rsid w:val="00D93DA6"/>
    <w:rsid w:val="00D9470C"/>
    <w:rsid w:val="00D95CF1"/>
    <w:rsid w:val="00D960C0"/>
    <w:rsid w:val="00D969C6"/>
    <w:rsid w:val="00D96A9F"/>
    <w:rsid w:val="00D97644"/>
    <w:rsid w:val="00D97806"/>
    <w:rsid w:val="00D97B13"/>
    <w:rsid w:val="00D97D65"/>
    <w:rsid w:val="00DA01D6"/>
    <w:rsid w:val="00DA04F0"/>
    <w:rsid w:val="00DA1402"/>
    <w:rsid w:val="00DA1591"/>
    <w:rsid w:val="00DA1AD9"/>
    <w:rsid w:val="00DA1B5C"/>
    <w:rsid w:val="00DA22E4"/>
    <w:rsid w:val="00DA41E2"/>
    <w:rsid w:val="00DA4C18"/>
    <w:rsid w:val="00DA67CF"/>
    <w:rsid w:val="00DA6CF6"/>
    <w:rsid w:val="00DA773C"/>
    <w:rsid w:val="00DA7C9C"/>
    <w:rsid w:val="00DB19DC"/>
    <w:rsid w:val="00DB1B8C"/>
    <w:rsid w:val="00DB1B97"/>
    <w:rsid w:val="00DB1FBB"/>
    <w:rsid w:val="00DB23ED"/>
    <w:rsid w:val="00DB2981"/>
    <w:rsid w:val="00DB3964"/>
    <w:rsid w:val="00DB4310"/>
    <w:rsid w:val="00DB434E"/>
    <w:rsid w:val="00DB4D5E"/>
    <w:rsid w:val="00DB5AB9"/>
    <w:rsid w:val="00DB6351"/>
    <w:rsid w:val="00DB65C8"/>
    <w:rsid w:val="00DB67F3"/>
    <w:rsid w:val="00DB6F68"/>
    <w:rsid w:val="00DC078B"/>
    <w:rsid w:val="00DC119D"/>
    <w:rsid w:val="00DC1E23"/>
    <w:rsid w:val="00DC277A"/>
    <w:rsid w:val="00DC34DB"/>
    <w:rsid w:val="00DC46A0"/>
    <w:rsid w:val="00DC4C46"/>
    <w:rsid w:val="00DC52B4"/>
    <w:rsid w:val="00DC557E"/>
    <w:rsid w:val="00DC57F6"/>
    <w:rsid w:val="00DC5B4D"/>
    <w:rsid w:val="00DC65B6"/>
    <w:rsid w:val="00DC6EFE"/>
    <w:rsid w:val="00DC7031"/>
    <w:rsid w:val="00DC7B40"/>
    <w:rsid w:val="00DD0977"/>
    <w:rsid w:val="00DD14B0"/>
    <w:rsid w:val="00DD1C20"/>
    <w:rsid w:val="00DD1F38"/>
    <w:rsid w:val="00DD219D"/>
    <w:rsid w:val="00DD2835"/>
    <w:rsid w:val="00DD3733"/>
    <w:rsid w:val="00DD530F"/>
    <w:rsid w:val="00DD7450"/>
    <w:rsid w:val="00DE0179"/>
    <w:rsid w:val="00DE0F8B"/>
    <w:rsid w:val="00DE2374"/>
    <w:rsid w:val="00DE27FB"/>
    <w:rsid w:val="00DE3082"/>
    <w:rsid w:val="00DE33BB"/>
    <w:rsid w:val="00DE3952"/>
    <w:rsid w:val="00DE3B91"/>
    <w:rsid w:val="00DE41E8"/>
    <w:rsid w:val="00DE604D"/>
    <w:rsid w:val="00DE766F"/>
    <w:rsid w:val="00DE79E1"/>
    <w:rsid w:val="00DF14F6"/>
    <w:rsid w:val="00DF16CA"/>
    <w:rsid w:val="00DF3559"/>
    <w:rsid w:val="00DF402F"/>
    <w:rsid w:val="00DF48F7"/>
    <w:rsid w:val="00DF53BA"/>
    <w:rsid w:val="00DF60FC"/>
    <w:rsid w:val="00DF7322"/>
    <w:rsid w:val="00E00080"/>
    <w:rsid w:val="00E0055D"/>
    <w:rsid w:val="00E007AB"/>
    <w:rsid w:val="00E00DA1"/>
    <w:rsid w:val="00E00F6F"/>
    <w:rsid w:val="00E01AAA"/>
    <w:rsid w:val="00E01BDB"/>
    <w:rsid w:val="00E01C1A"/>
    <w:rsid w:val="00E03029"/>
    <w:rsid w:val="00E03A8E"/>
    <w:rsid w:val="00E03E1A"/>
    <w:rsid w:val="00E0601C"/>
    <w:rsid w:val="00E10088"/>
    <w:rsid w:val="00E11A9A"/>
    <w:rsid w:val="00E11EFD"/>
    <w:rsid w:val="00E1277A"/>
    <w:rsid w:val="00E12857"/>
    <w:rsid w:val="00E12B77"/>
    <w:rsid w:val="00E1356F"/>
    <w:rsid w:val="00E14BBE"/>
    <w:rsid w:val="00E14F17"/>
    <w:rsid w:val="00E15A7A"/>
    <w:rsid w:val="00E15BE2"/>
    <w:rsid w:val="00E16C29"/>
    <w:rsid w:val="00E1708C"/>
    <w:rsid w:val="00E1729E"/>
    <w:rsid w:val="00E20A28"/>
    <w:rsid w:val="00E21028"/>
    <w:rsid w:val="00E21B1A"/>
    <w:rsid w:val="00E22277"/>
    <w:rsid w:val="00E2230A"/>
    <w:rsid w:val="00E224C0"/>
    <w:rsid w:val="00E23514"/>
    <w:rsid w:val="00E236D9"/>
    <w:rsid w:val="00E24D06"/>
    <w:rsid w:val="00E25F1C"/>
    <w:rsid w:val="00E26444"/>
    <w:rsid w:val="00E27266"/>
    <w:rsid w:val="00E2769C"/>
    <w:rsid w:val="00E276BC"/>
    <w:rsid w:val="00E276CF"/>
    <w:rsid w:val="00E301D0"/>
    <w:rsid w:val="00E31229"/>
    <w:rsid w:val="00E31376"/>
    <w:rsid w:val="00E31F16"/>
    <w:rsid w:val="00E3205A"/>
    <w:rsid w:val="00E32F8B"/>
    <w:rsid w:val="00E33606"/>
    <w:rsid w:val="00E360BC"/>
    <w:rsid w:val="00E3638D"/>
    <w:rsid w:val="00E377AA"/>
    <w:rsid w:val="00E378D5"/>
    <w:rsid w:val="00E37C41"/>
    <w:rsid w:val="00E37DC7"/>
    <w:rsid w:val="00E411F0"/>
    <w:rsid w:val="00E41C9C"/>
    <w:rsid w:val="00E42042"/>
    <w:rsid w:val="00E42162"/>
    <w:rsid w:val="00E42845"/>
    <w:rsid w:val="00E42E8F"/>
    <w:rsid w:val="00E433C1"/>
    <w:rsid w:val="00E43601"/>
    <w:rsid w:val="00E43D21"/>
    <w:rsid w:val="00E440D9"/>
    <w:rsid w:val="00E4423E"/>
    <w:rsid w:val="00E44912"/>
    <w:rsid w:val="00E451B0"/>
    <w:rsid w:val="00E45712"/>
    <w:rsid w:val="00E461DC"/>
    <w:rsid w:val="00E50A8E"/>
    <w:rsid w:val="00E50B58"/>
    <w:rsid w:val="00E50D34"/>
    <w:rsid w:val="00E51F5F"/>
    <w:rsid w:val="00E5296C"/>
    <w:rsid w:val="00E529E9"/>
    <w:rsid w:val="00E52C91"/>
    <w:rsid w:val="00E538EB"/>
    <w:rsid w:val="00E53AA4"/>
    <w:rsid w:val="00E53D7E"/>
    <w:rsid w:val="00E544F3"/>
    <w:rsid w:val="00E54688"/>
    <w:rsid w:val="00E54C48"/>
    <w:rsid w:val="00E54D58"/>
    <w:rsid w:val="00E550D9"/>
    <w:rsid w:val="00E556CB"/>
    <w:rsid w:val="00E56C01"/>
    <w:rsid w:val="00E57412"/>
    <w:rsid w:val="00E57C7D"/>
    <w:rsid w:val="00E6025D"/>
    <w:rsid w:val="00E61461"/>
    <w:rsid w:val="00E62375"/>
    <w:rsid w:val="00E6285B"/>
    <w:rsid w:val="00E636C0"/>
    <w:rsid w:val="00E63B73"/>
    <w:rsid w:val="00E6420A"/>
    <w:rsid w:val="00E654F5"/>
    <w:rsid w:val="00E65D2A"/>
    <w:rsid w:val="00E66629"/>
    <w:rsid w:val="00E66D10"/>
    <w:rsid w:val="00E67B2D"/>
    <w:rsid w:val="00E70781"/>
    <w:rsid w:val="00E7078B"/>
    <w:rsid w:val="00E70C40"/>
    <w:rsid w:val="00E70E46"/>
    <w:rsid w:val="00E7148E"/>
    <w:rsid w:val="00E71CF0"/>
    <w:rsid w:val="00E71E79"/>
    <w:rsid w:val="00E72150"/>
    <w:rsid w:val="00E72814"/>
    <w:rsid w:val="00E735EE"/>
    <w:rsid w:val="00E74176"/>
    <w:rsid w:val="00E74A3B"/>
    <w:rsid w:val="00E750D1"/>
    <w:rsid w:val="00E7568D"/>
    <w:rsid w:val="00E75DA5"/>
    <w:rsid w:val="00E76B54"/>
    <w:rsid w:val="00E77023"/>
    <w:rsid w:val="00E77033"/>
    <w:rsid w:val="00E775F2"/>
    <w:rsid w:val="00E77E64"/>
    <w:rsid w:val="00E80068"/>
    <w:rsid w:val="00E80089"/>
    <w:rsid w:val="00E8106B"/>
    <w:rsid w:val="00E81294"/>
    <w:rsid w:val="00E81360"/>
    <w:rsid w:val="00E81AA3"/>
    <w:rsid w:val="00E8246C"/>
    <w:rsid w:val="00E8253A"/>
    <w:rsid w:val="00E82585"/>
    <w:rsid w:val="00E830CF"/>
    <w:rsid w:val="00E831AA"/>
    <w:rsid w:val="00E83250"/>
    <w:rsid w:val="00E832CC"/>
    <w:rsid w:val="00E834B8"/>
    <w:rsid w:val="00E84325"/>
    <w:rsid w:val="00E86129"/>
    <w:rsid w:val="00E86430"/>
    <w:rsid w:val="00E8684A"/>
    <w:rsid w:val="00E86A6E"/>
    <w:rsid w:val="00E87946"/>
    <w:rsid w:val="00E87A05"/>
    <w:rsid w:val="00E87EF4"/>
    <w:rsid w:val="00E900BE"/>
    <w:rsid w:val="00E91341"/>
    <w:rsid w:val="00E91F49"/>
    <w:rsid w:val="00E92398"/>
    <w:rsid w:val="00E92A51"/>
    <w:rsid w:val="00E935CE"/>
    <w:rsid w:val="00E93FD9"/>
    <w:rsid w:val="00E9446D"/>
    <w:rsid w:val="00E949EB"/>
    <w:rsid w:val="00E94AD4"/>
    <w:rsid w:val="00E954FF"/>
    <w:rsid w:val="00E958D1"/>
    <w:rsid w:val="00E958F8"/>
    <w:rsid w:val="00E95F79"/>
    <w:rsid w:val="00E967AA"/>
    <w:rsid w:val="00E9731B"/>
    <w:rsid w:val="00E97CBB"/>
    <w:rsid w:val="00EA03C2"/>
    <w:rsid w:val="00EA03D7"/>
    <w:rsid w:val="00EA0BE0"/>
    <w:rsid w:val="00EA1889"/>
    <w:rsid w:val="00EA1E76"/>
    <w:rsid w:val="00EA2A4A"/>
    <w:rsid w:val="00EA363E"/>
    <w:rsid w:val="00EA38AA"/>
    <w:rsid w:val="00EA466C"/>
    <w:rsid w:val="00EA6596"/>
    <w:rsid w:val="00EA7713"/>
    <w:rsid w:val="00EA797D"/>
    <w:rsid w:val="00EA7C76"/>
    <w:rsid w:val="00EB12AD"/>
    <w:rsid w:val="00EB225C"/>
    <w:rsid w:val="00EB299A"/>
    <w:rsid w:val="00EB4CE2"/>
    <w:rsid w:val="00EB56CF"/>
    <w:rsid w:val="00EB5A18"/>
    <w:rsid w:val="00EB5ED8"/>
    <w:rsid w:val="00EB7971"/>
    <w:rsid w:val="00EB79F1"/>
    <w:rsid w:val="00EC0245"/>
    <w:rsid w:val="00EC0A83"/>
    <w:rsid w:val="00EC12DA"/>
    <w:rsid w:val="00EC18A4"/>
    <w:rsid w:val="00EC1A53"/>
    <w:rsid w:val="00EC270A"/>
    <w:rsid w:val="00EC30B9"/>
    <w:rsid w:val="00EC38FC"/>
    <w:rsid w:val="00EC3AF7"/>
    <w:rsid w:val="00EC3DEF"/>
    <w:rsid w:val="00EC5149"/>
    <w:rsid w:val="00EC62F6"/>
    <w:rsid w:val="00EC724D"/>
    <w:rsid w:val="00EC7B8F"/>
    <w:rsid w:val="00EC7EA9"/>
    <w:rsid w:val="00ED229C"/>
    <w:rsid w:val="00ED284B"/>
    <w:rsid w:val="00ED2EC1"/>
    <w:rsid w:val="00ED3791"/>
    <w:rsid w:val="00ED49C9"/>
    <w:rsid w:val="00ED5536"/>
    <w:rsid w:val="00ED590B"/>
    <w:rsid w:val="00ED5F70"/>
    <w:rsid w:val="00ED5F8B"/>
    <w:rsid w:val="00ED6058"/>
    <w:rsid w:val="00ED7D11"/>
    <w:rsid w:val="00ED7E5B"/>
    <w:rsid w:val="00EE028A"/>
    <w:rsid w:val="00EE0FF5"/>
    <w:rsid w:val="00EE1295"/>
    <w:rsid w:val="00EE2864"/>
    <w:rsid w:val="00EE2C30"/>
    <w:rsid w:val="00EE3994"/>
    <w:rsid w:val="00EE3AB3"/>
    <w:rsid w:val="00EE3E9F"/>
    <w:rsid w:val="00EE5229"/>
    <w:rsid w:val="00EE5C8C"/>
    <w:rsid w:val="00EE5D6D"/>
    <w:rsid w:val="00EE6449"/>
    <w:rsid w:val="00EE662D"/>
    <w:rsid w:val="00EE68CC"/>
    <w:rsid w:val="00EF0AFF"/>
    <w:rsid w:val="00EF104C"/>
    <w:rsid w:val="00EF1689"/>
    <w:rsid w:val="00EF2800"/>
    <w:rsid w:val="00EF631C"/>
    <w:rsid w:val="00EF6662"/>
    <w:rsid w:val="00EF6699"/>
    <w:rsid w:val="00EF6F4B"/>
    <w:rsid w:val="00EF704C"/>
    <w:rsid w:val="00EF745A"/>
    <w:rsid w:val="00EF7DBF"/>
    <w:rsid w:val="00F005FF"/>
    <w:rsid w:val="00F009BD"/>
    <w:rsid w:val="00F00F0B"/>
    <w:rsid w:val="00F01A05"/>
    <w:rsid w:val="00F01D93"/>
    <w:rsid w:val="00F025AD"/>
    <w:rsid w:val="00F027FD"/>
    <w:rsid w:val="00F02B7D"/>
    <w:rsid w:val="00F02C6C"/>
    <w:rsid w:val="00F02ECC"/>
    <w:rsid w:val="00F04D8E"/>
    <w:rsid w:val="00F0625E"/>
    <w:rsid w:val="00F079E9"/>
    <w:rsid w:val="00F10C0E"/>
    <w:rsid w:val="00F10CDC"/>
    <w:rsid w:val="00F10CE5"/>
    <w:rsid w:val="00F10DCD"/>
    <w:rsid w:val="00F11DCF"/>
    <w:rsid w:val="00F12276"/>
    <w:rsid w:val="00F127DA"/>
    <w:rsid w:val="00F12933"/>
    <w:rsid w:val="00F1352D"/>
    <w:rsid w:val="00F1367A"/>
    <w:rsid w:val="00F13C30"/>
    <w:rsid w:val="00F1445E"/>
    <w:rsid w:val="00F1458E"/>
    <w:rsid w:val="00F153EA"/>
    <w:rsid w:val="00F1550C"/>
    <w:rsid w:val="00F1578C"/>
    <w:rsid w:val="00F15801"/>
    <w:rsid w:val="00F1788C"/>
    <w:rsid w:val="00F2002A"/>
    <w:rsid w:val="00F2215F"/>
    <w:rsid w:val="00F222BD"/>
    <w:rsid w:val="00F2274A"/>
    <w:rsid w:val="00F22FA7"/>
    <w:rsid w:val="00F237CF"/>
    <w:rsid w:val="00F23C42"/>
    <w:rsid w:val="00F246CB"/>
    <w:rsid w:val="00F2506C"/>
    <w:rsid w:val="00F251F2"/>
    <w:rsid w:val="00F26B05"/>
    <w:rsid w:val="00F277C5"/>
    <w:rsid w:val="00F311F6"/>
    <w:rsid w:val="00F31AEE"/>
    <w:rsid w:val="00F31F2D"/>
    <w:rsid w:val="00F32547"/>
    <w:rsid w:val="00F33A1D"/>
    <w:rsid w:val="00F33B82"/>
    <w:rsid w:val="00F33D0E"/>
    <w:rsid w:val="00F342F7"/>
    <w:rsid w:val="00F34FCB"/>
    <w:rsid w:val="00F35DF4"/>
    <w:rsid w:val="00F3608E"/>
    <w:rsid w:val="00F36DA9"/>
    <w:rsid w:val="00F371B3"/>
    <w:rsid w:val="00F373DF"/>
    <w:rsid w:val="00F37D0D"/>
    <w:rsid w:val="00F37DEB"/>
    <w:rsid w:val="00F37EAA"/>
    <w:rsid w:val="00F40249"/>
    <w:rsid w:val="00F405FF"/>
    <w:rsid w:val="00F409BD"/>
    <w:rsid w:val="00F410FE"/>
    <w:rsid w:val="00F41578"/>
    <w:rsid w:val="00F41BB1"/>
    <w:rsid w:val="00F436F1"/>
    <w:rsid w:val="00F43D1E"/>
    <w:rsid w:val="00F451B3"/>
    <w:rsid w:val="00F46863"/>
    <w:rsid w:val="00F46DA1"/>
    <w:rsid w:val="00F47148"/>
    <w:rsid w:val="00F471F1"/>
    <w:rsid w:val="00F474F1"/>
    <w:rsid w:val="00F479D0"/>
    <w:rsid w:val="00F5293F"/>
    <w:rsid w:val="00F53A52"/>
    <w:rsid w:val="00F53CB3"/>
    <w:rsid w:val="00F54ADA"/>
    <w:rsid w:val="00F54F35"/>
    <w:rsid w:val="00F5524D"/>
    <w:rsid w:val="00F5543D"/>
    <w:rsid w:val="00F55800"/>
    <w:rsid w:val="00F55B30"/>
    <w:rsid w:val="00F5625A"/>
    <w:rsid w:val="00F5639F"/>
    <w:rsid w:val="00F567FF"/>
    <w:rsid w:val="00F6097A"/>
    <w:rsid w:val="00F6100E"/>
    <w:rsid w:val="00F613CF"/>
    <w:rsid w:val="00F61A36"/>
    <w:rsid w:val="00F61BEC"/>
    <w:rsid w:val="00F634DC"/>
    <w:rsid w:val="00F63546"/>
    <w:rsid w:val="00F63B5D"/>
    <w:rsid w:val="00F63D32"/>
    <w:rsid w:val="00F64483"/>
    <w:rsid w:val="00F64A90"/>
    <w:rsid w:val="00F64DC1"/>
    <w:rsid w:val="00F64F30"/>
    <w:rsid w:val="00F65515"/>
    <w:rsid w:val="00F65C3D"/>
    <w:rsid w:val="00F664DF"/>
    <w:rsid w:val="00F66698"/>
    <w:rsid w:val="00F67659"/>
    <w:rsid w:val="00F67B48"/>
    <w:rsid w:val="00F67C2C"/>
    <w:rsid w:val="00F67F2D"/>
    <w:rsid w:val="00F701E6"/>
    <w:rsid w:val="00F70BF7"/>
    <w:rsid w:val="00F713FB"/>
    <w:rsid w:val="00F7157C"/>
    <w:rsid w:val="00F734E9"/>
    <w:rsid w:val="00F73D48"/>
    <w:rsid w:val="00F74D74"/>
    <w:rsid w:val="00F75057"/>
    <w:rsid w:val="00F7528A"/>
    <w:rsid w:val="00F75472"/>
    <w:rsid w:val="00F756D5"/>
    <w:rsid w:val="00F75C62"/>
    <w:rsid w:val="00F763E4"/>
    <w:rsid w:val="00F764D3"/>
    <w:rsid w:val="00F766CF"/>
    <w:rsid w:val="00F76BFA"/>
    <w:rsid w:val="00F774AC"/>
    <w:rsid w:val="00F77B5C"/>
    <w:rsid w:val="00F77C0C"/>
    <w:rsid w:val="00F8193F"/>
    <w:rsid w:val="00F81A7F"/>
    <w:rsid w:val="00F8242A"/>
    <w:rsid w:val="00F8276B"/>
    <w:rsid w:val="00F8304E"/>
    <w:rsid w:val="00F83C09"/>
    <w:rsid w:val="00F83D9B"/>
    <w:rsid w:val="00F8488B"/>
    <w:rsid w:val="00F85B2A"/>
    <w:rsid w:val="00F867EA"/>
    <w:rsid w:val="00F873F9"/>
    <w:rsid w:val="00F874FD"/>
    <w:rsid w:val="00F87D93"/>
    <w:rsid w:val="00F911DF"/>
    <w:rsid w:val="00F91FE4"/>
    <w:rsid w:val="00F92B24"/>
    <w:rsid w:val="00F93337"/>
    <w:rsid w:val="00F939E1"/>
    <w:rsid w:val="00F948F5"/>
    <w:rsid w:val="00F950BE"/>
    <w:rsid w:val="00F956F5"/>
    <w:rsid w:val="00F957F6"/>
    <w:rsid w:val="00F96EFF"/>
    <w:rsid w:val="00F9777A"/>
    <w:rsid w:val="00F97AC6"/>
    <w:rsid w:val="00FA064A"/>
    <w:rsid w:val="00FA07CA"/>
    <w:rsid w:val="00FA086E"/>
    <w:rsid w:val="00FA157D"/>
    <w:rsid w:val="00FA2248"/>
    <w:rsid w:val="00FA22B1"/>
    <w:rsid w:val="00FA25B0"/>
    <w:rsid w:val="00FA347D"/>
    <w:rsid w:val="00FA34A7"/>
    <w:rsid w:val="00FA3866"/>
    <w:rsid w:val="00FA4124"/>
    <w:rsid w:val="00FA4172"/>
    <w:rsid w:val="00FA59A6"/>
    <w:rsid w:val="00FA5D62"/>
    <w:rsid w:val="00FA5F76"/>
    <w:rsid w:val="00FA5FDD"/>
    <w:rsid w:val="00FA727E"/>
    <w:rsid w:val="00FA768C"/>
    <w:rsid w:val="00FA774E"/>
    <w:rsid w:val="00FA7B55"/>
    <w:rsid w:val="00FB0379"/>
    <w:rsid w:val="00FB104E"/>
    <w:rsid w:val="00FB11DD"/>
    <w:rsid w:val="00FB240E"/>
    <w:rsid w:val="00FB375C"/>
    <w:rsid w:val="00FB3E48"/>
    <w:rsid w:val="00FB440E"/>
    <w:rsid w:val="00FB529E"/>
    <w:rsid w:val="00FB62BD"/>
    <w:rsid w:val="00FB659D"/>
    <w:rsid w:val="00FC130A"/>
    <w:rsid w:val="00FC1FFB"/>
    <w:rsid w:val="00FC22CD"/>
    <w:rsid w:val="00FC4CD9"/>
    <w:rsid w:val="00FC63D3"/>
    <w:rsid w:val="00FC6D12"/>
    <w:rsid w:val="00FC757B"/>
    <w:rsid w:val="00FC7836"/>
    <w:rsid w:val="00FC789C"/>
    <w:rsid w:val="00FC79BA"/>
    <w:rsid w:val="00FC7A1F"/>
    <w:rsid w:val="00FD005C"/>
    <w:rsid w:val="00FD01B4"/>
    <w:rsid w:val="00FD065C"/>
    <w:rsid w:val="00FD0BD6"/>
    <w:rsid w:val="00FD0FA9"/>
    <w:rsid w:val="00FD25B9"/>
    <w:rsid w:val="00FD36CE"/>
    <w:rsid w:val="00FD3A1D"/>
    <w:rsid w:val="00FD3CD5"/>
    <w:rsid w:val="00FD3EB7"/>
    <w:rsid w:val="00FD4162"/>
    <w:rsid w:val="00FD4344"/>
    <w:rsid w:val="00FD456C"/>
    <w:rsid w:val="00FD4691"/>
    <w:rsid w:val="00FD5ABC"/>
    <w:rsid w:val="00FD5BD8"/>
    <w:rsid w:val="00FD6379"/>
    <w:rsid w:val="00FD6996"/>
    <w:rsid w:val="00FD6DBA"/>
    <w:rsid w:val="00FD7167"/>
    <w:rsid w:val="00FD7285"/>
    <w:rsid w:val="00FD7D64"/>
    <w:rsid w:val="00FE0038"/>
    <w:rsid w:val="00FE2420"/>
    <w:rsid w:val="00FE3918"/>
    <w:rsid w:val="00FE4EDF"/>
    <w:rsid w:val="00FE5A3D"/>
    <w:rsid w:val="00FE5BE3"/>
    <w:rsid w:val="00FE5F69"/>
    <w:rsid w:val="00FE7026"/>
    <w:rsid w:val="00FE7776"/>
    <w:rsid w:val="00FE7A4A"/>
    <w:rsid w:val="00FF00F3"/>
    <w:rsid w:val="00FF03E0"/>
    <w:rsid w:val="00FF045E"/>
    <w:rsid w:val="00FF0575"/>
    <w:rsid w:val="00FF08B0"/>
    <w:rsid w:val="00FF1175"/>
    <w:rsid w:val="00FF1E29"/>
    <w:rsid w:val="00FF1EA3"/>
    <w:rsid w:val="00FF2009"/>
    <w:rsid w:val="00FF2169"/>
    <w:rsid w:val="00FF2781"/>
    <w:rsid w:val="00FF2FAF"/>
    <w:rsid w:val="00FF46D6"/>
    <w:rsid w:val="00FF5CA2"/>
    <w:rsid w:val="00FF7511"/>
    <w:rsid w:val="00FF7533"/>
    <w:rsid w:val="00FF7C75"/>
    <w:rsid w:val="00FF7DED"/>
    <w:rsid w:val="115FFB55"/>
    <w:rsid w:val="16200B5B"/>
    <w:rsid w:val="2CA796EF"/>
    <w:rsid w:val="2FDF37B1"/>
    <w:rsid w:val="44D2C57D"/>
    <w:rsid w:val="577B2629"/>
    <w:rsid w:val="5BECF209"/>
    <w:rsid w:val="659240B8"/>
    <w:rsid w:val="66F04F74"/>
    <w:rsid w:val="67B734AE"/>
    <w:rsid w:val="68B24CB4"/>
    <w:rsid w:val="6D42E1E4"/>
    <w:rsid w:val="7C4BC6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00D95"/>
  <w15:chartTrackingRefBased/>
  <w15:docId w15:val="{27299E59-380F-4C60-B6B9-7E354DAB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Gothic" w:eastAsiaTheme="minorHAnsi" w:hAnsi="Century Gothic"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45D"/>
    <w:pPr>
      <w:spacing w:after="0" w:line="240" w:lineRule="auto"/>
    </w:pPr>
    <w:rPr>
      <w:rFonts w:ascii="Arial" w:eastAsia="Times New Roman" w:hAnsi="Arial"/>
      <w:sz w:val="20"/>
    </w:rPr>
  </w:style>
  <w:style w:type="paragraph" w:styleId="Heading1">
    <w:name w:val="heading 1"/>
    <w:aliases w:val="Section Heading"/>
    <w:basedOn w:val="Heading2"/>
    <w:next w:val="Normal"/>
    <w:link w:val="Heading1Char"/>
    <w:uiPriority w:val="9"/>
    <w:qFormat/>
    <w:rsid w:val="0087217A"/>
    <w:pPr>
      <w:numPr>
        <w:numId w:val="17"/>
      </w:numPr>
      <w:outlineLvl w:val="0"/>
    </w:pPr>
  </w:style>
  <w:style w:type="paragraph" w:styleId="Heading2">
    <w:name w:val="heading 2"/>
    <w:aliases w:val="Subsection Heading"/>
    <w:basedOn w:val="Normal"/>
    <w:next w:val="Normal"/>
    <w:link w:val="Heading2Char"/>
    <w:uiPriority w:val="9"/>
    <w:unhideWhenUsed/>
    <w:qFormat/>
    <w:rsid w:val="0087217A"/>
    <w:pPr>
      <w:keepNext/>
      <w:keepLines/>
      <w:spacing w:before="40"/>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DD7"/>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7675A6"/>
    <w:rPr>
      <w:sz w:val="16"/>
      <w:szCs w:val="16"/>
    </w:rPr>
  </w:style>
  <w:style w:type="paragraph" w:styleId="CommentText">
    <w:name w:val="annotation text"/>
    <w:basedOn w:val="Normal"/>
    <w:link w:val="CommentTextChar"/>
    <w:uiPriority w:val="99"/>
    <w:unhideWhenUsed/>
    <w:rsid w:val="007675A6"/>
    <w:pPr>
      <w:spacing w:after="160"/>
    </w:pPr>
    <w:rPr>
      <w:rFonts w:ascii="Century Gothic" w:eastAsiaTheme="minorHAnsi" w:hAnsi="Century Gothic"/>
      <w:szCs w:val="20"/>
    </w:rPr>
  </w:style>
  <w:style w:type="character" w:customStyle="1" w:styleId="CommentTextChar">
    <w:name w:val="Comment Text Char"/>
    <w:basedOn w:val="DefaultParagraphFont"/>
    <w:link w:val="CommentText"/>
    <w:uiPriority w:val="99"/>
    <w:rsid w:val="007675A6"/>
    <w:rPr>
      <w:sz w:val="20"/>
      <w:szCs w:val="20"/>
    </w:rPr>
  </w:style>
  <w:style w:type="character" w:styleId="Hyperlink">
    <w:name w:val="Hyperlink"/>
    <w:basedOn w:val="DefaultParagraphFont"/>
    <w:uiPriority w:val="99"/>
    <w:unhideWhenUsed/>
    <w:rsid w:val="00EF1689"/>
    <w:rPr>
      <w:color w:val="0563C1" w:themeColor="hyperlink"/>
      <w:u w:val="single"/>
    </w:rPr>
  </w:style>
  <w:style w:type="character" w:styleId="UnresolvedMention">
    <w:name w:val="Unresolved Mention"/>
    <w:basedOn w:val="DefaultParagraphFont"/>
    <w:uiPriority w:val="99"/>
    <w:semiHidden/>
    <w:unhideWhenUsed/>
    <w:rsid w:val="00EF1689"/>
    <w:rPr>
      <w:color w:val="605E5C"/>
      <w:shd w:val="clear" w:color="auto" w:fill="E1DFDD"/>
    </w:rPr>
  </w:style>
  <w:style w:type="paragraph" w:styleId="Caption">
    <w:name w:val="caption"/>
    <w:basedOn w:val="Normal"/>
    <w:next w:val="Normal"/>
    <w:autoRedefine/>
    <w:uiPriority w:val="35"/>
    <w:unhideWhenUsed/>
    <w:qFormat/>
    <w:rsid w:val="009B10A3"/>
    <w:pPr>
      <w:keepNext/>
      <w:spacing w:after="200"/>
    </w:pPr>
    <w:rPr>
      <w:rFonts w:eastAsiaTheme="minorHAnsi"/>
      <w:color w:val="000000" w:themeColor="text1"/>
      <w:szCs w:val="20"/>
    </w:rPr>
  </w:style>
  <w:style w:type="paragraph" w:styleId="CommentSubject">
    <w:name w:val="annotation subject"/>
    <w:basedOn w:val="CommentText"/>
    <w:next w:val="CommentText"/>
    <w:link w:val="CommentSubjectChar"/>
    <w:uiPriority w:val="99"/>
    <w:semiHidden/>
    <w:unhideWhenUsed/>
    <w:rsid w:val="00542939"/>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542939"/>
    <w:rPr>
      <w:rFonts w:asciiTheme="minorHAnsi" w:hAnsiTheme="minorHAnsi" w:cstheme="minorBidi"/>
      <w:b/>
      <w:bCs/>
      <w:sz w:val="20"/>
      <w:szCs w:val="20"/>
    </w:rPr>
  </w:style>
  <w:style w:type="paragraph" w:styleId="Header">
    <w:name w:val="header"/>
    <w:basedOn w:val="Normal"/>
    <w:link w:val="HeaderChar"/>
    <w:uiPriority w:val="99"/>
    <w:unhideWhenUsed/>
    <w:rsid w:val="000D2BD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D2BD5"/>
    <w:rPr>
      <w:rFonts w:asciiTheme="minorHAnsi" w:hAnsiTheme="minorHAnsi" w:cstheme="minorBidi"/>
      <w:sz w:val="22"/>
      <w:szCs w:val="22"/>
    </w:rPr>
  </w:style>
  <w:style w:type="paragraph" w:styleId="Footer">
    <w:name w:val="footer"/>
    <w:basedOn w:val="Normal"/>
    <w:link w:val="FooterChar"/>
    <w:uiPriority w:val="99"/>
    <w:unhideWhenUsed/>
    <w:rsid w:val="000D2BD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D2BD5"/>
    <w:rPr>
      <w:rFonts w:asciiTheme="minorHAnsi" w:hAnsiTheme="minorHAnsi" w:cstheme="minorBidi"/>
      <w:sz w:val="22"/>
      <w:szCs w:val="22"/>
    </w:rPr>
  </w:style>
  <w:style w:type="character" w:styleId="FollowedHyperlink">
    <w:name w:val="FollowedHyperlink"/>
    <w:basedOn w:val="DefaultParagraphFont"/>
    <w:uiPriority w:val="99"/>
    <w:semiHidden/>
    <w:unhideWhenUsed/>
    <w:rsid w:val="00081385"/>
    <w:rPr>
      <w:color w:val="954F72" w:themeColor="followedHyperlink"/>
      <w:u w:val="single"/>
    </w:rPr>
  </w:style>
  <w:style w:type="paragraph" w:styleId="Bibliography">
    <w:name w:val="Bibliography"/>
    <w:basedOn w:val="Normal"/>
    <w:next w:val="Normal"/>
    <w:uiPriority w:val="37"/>
    <w:unhideWhenUsed/>
    <w:rsid w:val="00C33A98"/>
    <w:pPr>
      <w:spacing w:line="480" w:lineRule="auto"/>
      <w:ind w:left="720" w:hanging="720"/>
    </w:pPr>
    <w:rPr>
      <w:rFonts w:asciiTheme="minorHAnsi" w:eastAsiaTheme="minorHAnsi" w:hAnsiTheme="minorHAnsi" w:cstheme="minorBidi"/>
      <w:sz w:val="22"/>
      <w:szCs w:val="22"/>
    </w:rPr>
  </w:style>
  <w:style w:type="table" w:styleId="TableGrid">
    <w:name w:val="Table Grid"/>
    <w:basedOn w:val="TableNormal"/>
    <w:uiPriority w:val="39"/>
    <w:rsid w:val="00A56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649A4"/>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semiHidden/>
    <w:rsid w:val="007649A4"/>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649A4"/>
    <w:rPr>
      <w:vertAlign w:val="superscript"/>
    </w:rPr>
  </w:style>
  <w:style w:type="character" w:styleId="PlaceholderText">
    <w:name w:val="Placeholder Text"/>
    <w:basedOn w:val="DefaultParagraphFont"/>
    <w:uiPriority w:val="99"/>
    <w:semiHidden/>
    <w:rsid w:val="00FA25B0"/>
    <w:rPr>
      <w:color w:val="666666"/>
    </w:rPr>
  </w:style>
  <w:style w:type="character" w:customStyle="1" w:styleId="Heading2Char">
    <w:name w:val="Heading 2 Char"/>
    <w:aliases w:val="Subsection Heading Char"/>
    <w:basedOn w:val="DefaultParagraphFont"/>
    <w:link w:val="Heading2"/>
    <w:uiPriority w:val="9"/>
    <w:rsid w:val="0087217A"/>
    <w:rPr>
      <w:rFonts w:ascii="Arial" w:eastAsiaTheme="majorEastAsia" w:hAnsi="Arial" w:cstheme="majorBidi"/>
      <w:color w:val="000000" w:themeColor="text1"/>
      <w:sz w:val="26"/>
      <w:szCs w:val="26"/>
    </w:rPr>
  </w:style>
  <w:style w:type="character" w:customStyle="1" w:styleId="Heading1Char">
    <w:name w:val="Heading 1 Char"/>
    <w:aliases w:val="Section Heading Char"/>
    <w:basedOn w:val="DefaultParagraphFont"/>
    <w:link w:val="Heading1"/>
    <w:uiPriority w:val="9"/>
    <w:rsid w:val="0087217A"/>
    <w:rPr>
      <w:rFonts w:ascii="Arial" w:eastAsiaTheme="majorEastAsia" w:hAnsi="Arial" w:cstheme="majorBidi"/>
      <w:color w:val="000000" w:themeColor="text1"/>
      <w:sz w:val="26"/>
      <w:szCs w:val="26"/>
    </w:rPr>
  </w:style>
  <w:style w:type="paragraph" w:styleId="Subtitle">
    <w:name w:val="Subtitle"/>
    <w:basedOn w:val="Normal"/>
    <w:next w:val="Normal"/>
    <w:link w:val="SubtitleChar"/>
    <w:uiPriority w:val="11"/>
    <w:qFormat/>
    <w:rsid w:val="004F1A1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F1A1B"/>
    <w:rPr>
      <w:rFonts w:asciiTheme="minorHAnsi" w:eastAsiaTheme="minorEastAsia" w:hAnsiTheme="minorHAnsi" w:cstheme="minorBidi"/>
      <w:color w:val="5A5A5A" w:themeColor="text1" w:themeTint="A5"/>
      <w:spacing w:val="15"/>
      <w:sz w:val="22"/>
      <w:szCs w:val="22"/>
    </w:rPr>
  </w:style>
  <w:style w:type="paragraph" w:customStyle="1" w:styleId="Default">
    <w:name w:val="Default"/>
    <w:rsid w:val="00685F60"/>
    <w:pPr>
      <w:autoSpaceDE w:val="0"/>
      <w:autoSpaceDN w:val="0"/>
      <w:adjustRightInd w:val="0"/>
      <w:spacing w:after="0" w:line="240" w:lineRule="auto"/>
    </w:pPr>
    <w:rPr>
      <w:rFonts w:ascii="Times New Roman" w:hAnsi="Times New Roman"/>
      <w:color w:val="000000"/>
    </w:rPr>
  </w:style>
  <w:style w:type="paragraph" w:styleId="Revision">
    <w:name w:val="Revision"/>
    <w:hidden/>
    <w:uiPriority w:val="99"/>
    <w:semiHidden/>
    <w:rsid w:val="00AF6AF2"/>
    <w:pPr>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40254">
      <w:bodyDiv w:val="1"/>
      <w:marLeft w:val="0"/>
      <w:marRight w:val="0"/>
      <w:marTop w:val="0"/>
      <w:marBottom w:val="0"/>
      <w:divBdr>
        <w:top w:val="none" w:sz="0" w:space="0" w:color="auto"/>
        <w:left w:val="none" w:sz="0" w:space="0" w:color="auto"/>
        <w:bottom w:val="none" w:sz="0" w:space="0" w:color="auto"/>
        <w:right w:val="none" w:sz="0" w:space="0" w:color="auto"/>
      </w:divBdr>
    </w:div>
    <w:div w:id="259877437">
      <w:bodyDiv w:val="1"/>
      <w:marLeft w:val="0"/>
      <w:marRight w:val="0"/>
      <w:marTop w:val="0"/>
      <w:marBottom w:val="0"/>
      <w:divBdr>
        <w:top w:val="none" w:sz="0" w:space="0" w:color="auto"/>
        <w:left w:val="none" w:sz="0" w:space="0" w:color="auto"/>
        <w:bottom w:val="none" w:sz="0" w:space="0" w:color="auto"/>
        <w:right w:val="none" w:sz="0" w:space="0" w:color="auto"/>
      </w:divBdr>
    </w:div>
    <w:div w:id="284241513">
      <w:bodyDiv w:val="1"/>
      <w:marLeft w:val="0"/>
      <w:marRight w:val="0"/>
      <w:marTop w:val="0"/>
      <w:marBottom w:val="0"/>
      <w:divBdr>
        <w:top w:val="none" w:sz="0" w:space="0" w:color="auto"/>
        <w:left w:val="none" w:sz="0" w:space="0" w:color="auto"/>
        <w:bottom w:val="none" w:sz="0" w:space="0" w:color="auto"/>
        <w:right w:val="none" w:sz="0" w:space="0" w:color="auto"/>
      </w:divBdr>
    </w:div>
    <w:div w:id="305286710">
      <w:bodyDiv w:val="1"/>
      <w:marLeft w:val="0"/>
      <w:marRight w:val="0"/>
      <w:marTop w:val="0"/>
      <w:marBottom w:val="0"/>
      <w:divBdr>
        <w:top w:val="none" w:sz="0" w:space="0" w:color="auto"/>
        <w:left w:val="none" w:sz="0" w:space="0" w:color="auto"/>
        <w:bottom w:val="none" w:sz="0" w:space="0" w:color="auto"/>
        <w:right w:val="none" w:sz="0" w:space="0" w:color="auto"/>
      </w:divBdr>
    </w:div>
    <w:div w:id="372000863">
      <w:bodyDiv w:val="1"/>
      <w:marLeft w:val="0"/>
      <w:marRight w:val="0"/>
      <w:marTop w:val="0"/>
      <w:marBottom w:val="0"/>
      <w:divBdr>
        <w:top w:val="none" w:sz="0" w:space="0" w:color="auto"/>
        <w:left w:val="none" w:sz="0" w:space="0" w:color="auto"/>
        <w:bottom w:val="none" w:sz="0" w:space="0" w:color="auto"/>
        <w:right w:val="none" w:sz="0" w:space="0" w:color="auto"/>
      </w:divBdr>
    </w:div>
    <w:div w:id="405081003">
      <w:bodyDiv w:val="1"/>
      <w:marLeft w:val="0"/>
      <w:marRight w:val="0"/>
      <w:marTop w:val="0"/>
      <w:marBottom w:val="0"/>
      <w:divBdr>
        <w:top w:val="none" w:sz="0" w:space="0" w:color="auto"/>
        <w:left w:val="none" w:sz="0" w:space="0" w:color="auto"/>
        <w:bottom w:val="none" w:sz="0" w:space="0" w:color="auto"/>
        <w:right w:val="none" w:sz="0" w:space="0" w:color="auto"/>
      </w:divBdr>
      <w:divsChild>
        <w:div w:id="2102557939">
          <w:marLeft w:val="0"/>
          <w:marRight w:val="0"/>
          <w:marTop w:val="0"/>
          <w:marBottom w:val="0"/>
          <w:divBdr>
            <w:top w:val="none" w:sz="0" w:space="0" w:color="auto"/>
            <w:left w:val="none" w:sz="0" w:space="0" w:color="auto"/>
            <w:bottom w:val="none" w:sz="0" w:space="0" w:color="auto"/>
            <w:right w:val="none" w:sz="0" w:space="0" w:color="auto"/>
          </w:divBdr>
          <w:divsChild>
            <w:div w:id="21248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1834">
      <w:bodyDiv w:val="1"/>
      <w:marLeft w:val="0"/>
      <w:marRight w:val="0"/>
      <w:marTop w:val="0"/>
      <w:marBottom w:val="0"/>
      <w:divBdr>
        <w:top w:val="none" w:sz="0" w:space="0" w:color="auto"/>
        <w:left w:val="none" w:sz="0" w:space="0" w:color="auto"/>
        <w:bottom w:val="none" w:sz="0" w:space="0" w:color="auto"/>
        <w:right w:val="none" w:sz="0" w:space="0" w:color="auto"/>
      </w:divBdr>
      <w:divsChild>
        <w:div w:id="232931313">
          <w:marLeft w:val="0"/>
          <w:marRight w:val="0"/>
          <w:marTop w:val="0"/>
          <w:marBottom w:val="0"/>
          <w:divBdr>
            <w:top w:val="none" w:sz="0" w:space="0" w:color="auto"/>
            <w:left w:val="none" w:sz="0" w:space="0" w:color="auto"/>
            <w:bottom w:val="none" w:sz="0" w:space="0" w:color="auto"/>
            <w:right w:val="none" w:sz="0" w:space="0" w:color="auto"/>
          </w:divBdr>
          <w:divsChild>
            <w:div w:id="37748746">
              <w:marLeft w:val="0"/>
              <w:marRight w:val="0"/>
              <w:marTop w:val="0"/>
              <w:marBottom w:val="0"/>
              <w:divBdr>
                <w:top w:val="none" w:sz="0" w:space="0" w:color="auto"/>
                <w:left w:val="none" w:sz="0" w:space="0" w:color="auto"/>
                <w:bottom w:val="none" w:sz="0" w:space="0" w:color="auto"/>
                <w:right w:val="none" w:sz="0" w:space="0" w:color="auto"/>
              </w:divBdr>
            </w:div>
            <w:div w:id="110631520">
              <w:marLeft w:val="0"/>
              <w:marRight w:val="0"/>
              <w:marTop w:val="0"/>
              <w:marBottom w:val="0"/>
              <w:divBdr>
                <w:top w:val="none" w:sz="0" w:space="0" w:color="auto"/>
                <w:left w:val="none" w:sz="0" w:space="0" w:color="auto"/>
                <w:bottom w:val="none" w:sz="0" w:space="0" w:color="auto"/>
                <w:right w:val="none" w:sz="0" w:space="0" w:color="auto"/>
              </w:divBdr>
            </w:div>
            <w:div w:id="342165812">
              <w:marLeft w:val="0"/>
              <w:marRight w:val="0"/>
              <w:marTop w:val="0"/>
              <w:marBottom w:val="0"/>
              <w:divBdr>
                <w:top w:val="none" w:sz="0" w:space="0" w:color="auto"/>
                <w:left w:val="none" w:sz="0" w:space="0" w:color="auto"/>
                <w:bottom w:val="none" w:sz="0" w:space="0" w:color="auto"/>
                <w:right w:val="none" w:sz="0" w:space="0" w:color="auto"/>
              </w:divBdr>
            </w:div>
            <w:div w:id="408113644">
              <w:marLeft w:val="0"/>
              <w:marRight w:val="0"/>
              <w:marTop w:val="0"/>
              <w:marBottom w:val="0"/>
              <w:divBdr>
                <w:top w:val="none" w:sz="0" w:space="0" w:color="auto"/>
                <w:left w:val="none" w:sz="0" w:space="0" w:color="auto"/>
                <w:bottom w:val="none" w:sz="0" w:space="0" w:color="auto"/>
                <w:right w:val="none" w:sz="0" w:space="0" w:color="auto"/>
              </w:divBdr>
            </w:div>
            <w:div w:id="583997952">
              <w:marLeft w:val="0"/>
              <w:marRight w:val="0"/>
              <w:marTop w:val="0"/>
              <w:marBottom w:val="0"/>
              <w:divBdr>
                <w:top w:val="none" w:sz="0" w:space="0" w:color="auto"/>
                <w:left w:val="none" w:sz="0" w:space="0" w:color="auto"/>
                <w:bottom w:val="none" w:sz="0" w:space="0" w:color="auto"/>
                <w:right w:val="none" w:sz="0" w:space="0" w:color="auto"/>
              </w:divBdr>
            </w:div>
            <w:div w:id="679968555">
              <w:marLeft w:val="0"/>
              <w:marRight w:val="0"/>
              <w:marTop w:val="0"/>
              <w:marBottom w:val="0"/>
              <w:divBdr>
                <w:top w:val="none" w:sz="0" w:space="0" w:color="auto"/>
                <w:left w:val="none" w:sz="0" w:space="0" w:color="auto"/>
                <w:bottom w:val="none" w:sz="0" w:space="0" w:color="auto"/>
                <w:right w:val="none" w:sz="0" w:space="0" w:color="auto"/>
              </w:divBdr>
            </w:div>
            <w:div w:id="936601908">
              <w:marLeft w:val="0"/>
              <w:marRight w:val="0"/>
              <w:marTop w:val="0"/>
              <w:marBottom w:val="0"/>
              <w:divBdr>
                <w:top w:val="none" w:sz="0" w:space="0" w:color="auto"/>
                <w:left w:val="none" w:sz="0" w:space="0" w:color="auto"/>
                <w:bottom w:val="none" w:sz="0" w:space="0" w:color="auto"/>
                <w:right w:val="none" w:sz="0" w:space="0" w:color="auto"/>
              </w:divBdr>
            </w:div>
            <w:div w:id="1355185718">
              <w:marLeft w:val="0"/>
              <w:marRight w:val="0"/>
              <w:marTop w:val="0"/>
              <w:marBottom w:val="0"/>
              <w:divBdr>
                <w:top w:val="none" w:sz="0" w:space="0" w:color="auto"/>
                <w:left w:val="none" w:sz="0" w:space="0" w:color="auto"/>
                <w:bottom w:val="none" w:sz="0" w:space="0" w:color="auto"/>
                <w:right w:val="none" w:sz="0" w:space="0" w:color="auto"/>
              </w:divBdr>
            </w:div>
            <w:div w:id="1749886110">
              <w:marLeft w:val="0"/>
              <w:marRight w:val="0"/>
              <w:marTop w:val="0"/>
              <w:marBottom w:val="0"/>
              <w:divBdr>
                <w:top w:val="none" w:sz="0" w:space="0" w:color="auto"/>
                <w:left w:val="none" w:sz="0" w:space="0" w:color="auto"/>
                <w:bottom w:val="none" w:sz="0" w:space="0" w:color="auto"/>
                <w:right w:val="none" w:sz="0" w:space="0" w:color="auto"/>
              </w:divBdr>
            </w:div>
            <w:div w:id="1944337959">
              <w:marLeft w:val="0"/>
              <w:marRight w:val="0"/>
              <w:marTop w:val="0"/>
              <w:marBottom w:val="0"/>
              <w:divBdr>
                <w:top w:val="none" w:sz="0" w:space="0" w:color="auto"/>
                <w:left w:val="none" w:sz="0" w:space="0" w:color="auto"/>
                <w:bottom w:val="none" w:sz="0" w:space="0" w:color="auto"/>
                <w:right w:val="none" w:sz="0" w:space="0" w:color="auto"/>
              </w:divBdr>
            </w:div>
            <w:div w:id="212102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9325">
      <w:bodyDiv w:val="1"/>
      <w:marLeft w:val="0"/>
      <w:marRight w:val="0"/>
      <w:marTop w:val="0"/>
      <w:marBottom w:val="0"/>
      <w:divBdr>
        <w:top w:val="none" w:sz="0" w:space="0" w:color="auto"/>
        <w:left w:val="none" w:sz="0" w:space="0" w:color="auto"/>
        <w:bottom w:val="none" w:sz="0" w:space="0" w:color="auto"/>
        <w:right w:val="none" w:sz="0" w:space="0" w:color="auto"/>
      </w:divBdr>
    </w:div>
    <w:div w:id="850609097">
      <w:bodyDiv w:val="1"/>
      <w:marLeft w:val="0"/>
      <w:marRight w:val="0"/>
      <w:marTop w:val="0"/>
      <w:marBottom w:val="0"/>
      <w:divBdr>
        <w:top w:val="none" w:sz="0" w:space="0" w:color="auto"/>
        <w:left w:val="none" w:sz="0" w:space="0" w:color="auto"/>
        <w:bottom w:val="none" w:sz="0" w:space="0" w:color="auto"/>
        <w:right w:val="none" w:sz="0" w:space="0" w:color="auto"/>
      </w:divBdr>
    </w:div>
    <w:div w:id="1158419032">
      <w:bodyDiv w:val="1"/>
      <w:marLeft w:val="0"/>
      <w:marRight w:val="0"/>
      <w:marTop w:val="0"/>
      <w:marBottom w:val="0"/>
      <w:divBdr>
        <w:top w:val="none" w:sz="0" w:space="0" w:color="auto"/>
        <w:left w:val="none" w:sz="0" w:space="0" w:color="auto"/>
        <w:bottom w:val="none" w:sz="0" w:space="0" w:color="auto"/>
        <w:right w:val="none" w:sz="0" w:space="0" w:color="auto"/>
      </w:divBdr>
    </w:div>
    <w:div w:id="1306230468">
      <w:bodyDiv w:val="1"/>
      <w:marLeft w:val="0"/>
      <w:marRight w:val="0"/>
      <w:marTop w:val="0"/>
      <w:marBottom w:val="0"/>
      <w:divBdr>
        <w:top w:val="none" w:sz="0" w:space="0" w:color="auto"/>
        <w:left w:val="none" w:sz="0" w:space="0" w:color="auto"/>
        <w:bottom w:val="none" w:sz="0" w:space="0" w:color="auto"/>
        <w:right w:val="none" w:sz="0" w:space="0" w:color="auto"/>
      </w:divBdr>
    </w:div>
    <w:div w:id="1308827011">
      <w:bodyDiv w:val="1"/>
      <w:marLeft w:val="0"/>
      <w:marRight w:val="0"/>
      <w:marTop w:val="0"/>
      <w:marBottom w:val="0"/>
      <w:divBdr>
        <w:top w:val="none" w:sz="0" w:space="0" w:color="auto"/>
        <w:left w:val="none" w:sz="0" w:space="0" w:color="auto"/>
        <w:bottom w:val="none" w:sz="0" w:space="0" w:color="auto"/>
        <w:right w:val="none" w:sz="0" w:space="0" w:color="auto"/>
      </w:divBdr>
    </w:div>
    <w:div w:id="1316029005">
      <w:bodyDiv w:val="1"/>
      <w:marLeft w:val="0"/>
      <w:marRight w:val="0"/>
      <w:marTop w:val="0"/>
      <w:marBottom w:val="0"/>
      <w:divBdr>
        <w:top w:val="none" w:sz="0" w:space="0" w:color="auto"/>
        <w:left w:val="none" w:sz="0" w:space="0" w:color="auto"/>
        <w:bottom w:val="none" w:sz="0" w:space="0" w:color="auto"/>
        <w:right w:val="none" w:sz="0" w:space="0" w:color="auto"/>
      </w:divBdr>
    </w:div>
    <w:div w:id="1436436708">
      <w:bodyDiv w:val="1"/>
      <w:marLeft w:val="0"/>
      <w:marRight w:val="0"/>
      <w:marTop w:val="0"/>
      <w:marBottom w:val="0"/>
      <w:divBdr>
        <w:top w:val="none" w:sz="0" w:space="0" w:color="auto"/>
        <w:left w:val="none" w:sz="0" w:space="0" w:color="auto"/>
        <w:bottom w:val="none" w:sz="0" w:space="0" w:color="auto"/>
        <w:right w:val="none" w:sz="0" w:space="0" w:color="auto"/>
      </w:divBdr>
    </w:div>
    <w:div w:id="1504080153">
      <w:bodyDiv w:val="1"/>
      <w:marLeft w:val="0"/>
      <w:marRight w:val="0"/>
      <w:marTop w:val="0"/>
      <w:marBottom w:val="0"/>
      <w:divBdr>
        <w:top w:val="none" w:sz="0" w:space="0" w:color="auto"/>
        <w:left w:val="none" w:sz="0" w:space="0" w:color="auto"/>
        <w:bottom w:val="none" w:sz="0" w:space="0" w:color="auto"/>
        <w:right w:val="none" w:sz="0" w:space="0" w:color="auto"/>
      </w:divBdr>
      <w:divsChild>
        <w:div w:id="1380782010">
          <w:marLeft w:val="0"/>
          <w:marRight w:val="0"/>
          <w:marTop w:val="0"/>
          <w:marBottom w:val="0"/>
          <w:divBdr>
            <w:top w:val="none" w:sz="0" w:space="0" w:color="auto"/>
            <w:left w:val="none" w:sz="0" w:space="0" w:color="auto"/>
            <w:bottom w:val="none" w:sz="0" w:space="0" w:color="auto"/>
            <w:right w:val="none" w:sz="0" w:space="0" w:color="auto"/>
          </w:divBdr>
          <w:divsChild>
            <w:div w:id="5147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1972">
      <w:bodyDiv w:val="1"/>
      <w:marLeft w:val="0"/>
      <w:marRight w:val="0"/>
      <w:marTop w:val="0"/>
      <w:marBottom w:val="0"/>
      <w:divBdr>
        <w:top w:val="none" w:sz="0" w:space="0" w:color="auto"/>
        <w:left w:val="none" w:sz="0" w:space="0" w:color="auto"/>
        <w:bottom w:val="none" w:sz="0" w:space="0" w:color="auto"/>
        <w:right w:val="none" w:sz="0" w:space="0" w:color="auto"/>
      </w:divBdr>
      <w:divsChild>
        <w:div w:id="232472805">
          <w:marLeft w:val="0"/>
          <w:marRight w:val="0"/>
          <w:marTop w:val="0"/>
          <w:marBottom w:val="0"/>
          <w:divBdr>
            <w:top w:val="none" w:sz="0" w:space="0" w:color="auto"/>
            <w:left w:val="none" w:sz="0" w:space="0" w:color="auto"/>
            <w:bottom w:val="none" w:sz="0" w:space="0" w:color="auto"/>
            <w:right w:val="none" w:sz="0" w:space="0" w:color="auto"/>
          </w:divBdr>
        </w:div>
        <w:div w:id="470635081">
          <w:marLeft w:val="0"/>
          <w:marRight w:val="0"/>
          <w:marTop w:val="0"/>
          <w:marBottom w:val="0"/>
          <w:divBdr>
            <w:top w:val="none" w:sz="0" w:space="0" w:color="auto"/>
            <w:left w:val="none" w:sz="0" w:space="0" w:color="auto"/>
            <w:bottom w:val="none" w:sz="0" w:space="0" w:color="auto"/>
            <w:right w:val="none" w:sz="0" w:space="0" w:color="auto"/>
          </w:divBdr>
        </w:div>
        <w:div w:id="520779602">
          <w:marLeft w:val="0"/>
          <w:marRight w:val="0"/>
          <w:marTop w:val="0"/>
          <w:marBottom w:val="0"/>
          <w:divBdr>
            <w:top w:val="none" w:sz="0" w:space="0" w:color="auto"/>
            <w:left w:val="none" w:sz="0" w:space="0" w:color="auto"/>
            <w:bottom w:val="none" w:sz="0" w:space="0" w:color="auto"/>
            <w:right w:val="none" w:sz="0" w:space="0" w:color="auto"/>
          </w:divBdr>
        </w:div>
        <w:div w:id="739715306">
          <w:marLeft w:val="0"/>
          <w:marRight w:val="0"/>
          <w:marTop w:val="0"/>
          <w:marBottom w:val="0"/>
          <w:divBdr>
            <w:top w:val="none" w:sz="0" w:space="0" w:color="auto"/>
            <w:left w:val="none" w:sz="0" w:space="0" w:color="auto"/>
            <w:bottom w:val="none" w:sz="0" w:space="0" w:color="auto"/>
            <w:right w:val="none" w:sz="0" w:space="0" w:color="auto"/>
          </w:divBdr>
        </w:div>
        <w:div w:id="1308785296">
          <w:marLeft w:val="0"/>
          <w:marRight w:val="0"/>
          <w:marTop w:val="0"/>
          <w:marBottom w:val="0"/>
          <w:divBdr>
            <w:top w:val="none" w:sz="0" w:space="0" w:color="auto"/>
            <w:left w:val="none" w:sz="0" w:space="0" w:color="auto"/>
            <w:bottom w:val="none" w:sz="0" w:space="0" w:color="auto"/>
            <w:right w:val="none" w:sz="0" w:space="0" w:color="auto"/>
          </w:divBdr>
        </w:div>
        <w:div w:id="1797288542">
          <w:marLeft w:val="0"/>
          <w:marRight w:val="0"/>
          <w:marTop w:val="0"/>
          <w:marBottom w:val="0"/>
          <w:divBdr>
            <w:top w:val="none" w:sz="0" w:space="0" w:color="auto"/>
            <w:left w:val="none" w:sz="0" w:space="0" w:color="auto"/>
            <w:bottom w:val="none" w:sz="0" w:space="0" w:color="auto"/>
            <w:right w:val="none" w:sz="0" w:space="0" w:color="auto"/>
          </w:divBdr>
        </w:div>
        <w:div w:id="2135363191">
          <w:marLeft w:val="0"/>
          <w:marRight w:val="0"/>
          <w:marTop w:val="0"/>
          <w:marBottom w:val="0"/>
          <w:divBdr>
            <w:top w:val="none" w:sz="0" w:space="0" w:color="auto"/>
            <w:left w:val="none" w:sz="0" w:space="0" w:color="auto"/>
            <w:bottom w:val="none" w:sz="0" w:space="0" w:color="auto"/>
            <w:right w:val="none" w:sz="0" w:space="0" w:color="auto"/>
          </w:divBdr>
        </w:div>
      </w:divsChild>
    </w:div>
    <w:div w:id="1982224254">
      <w:bodyDiv w:val="1"/>
      <w:marLeft w:val="0"/>
      <w:marRight w:val="0"/>
      <w:marTop w:val="0"/>
      <w:marBottom w:val="0"/>
      <w:divBdr>
        <w:top w:val="none" w:sz="0" w:space="0" w:color="auto"/>
        <w:left w:val="none" w:sz="0" w:space="0" w:color="auto"/>
        <w:bottom w:val="none" w:sz="0" w:space="0" w:color="auto"/>
        <w:right w:val="none" w:sz="0" w:space="0" w:color="auto"/>
      </w:divBdr>
      <w:divsChild>
        <w:div w:id="424114411">
          <w:marLeft w:val="0"/>
          <w:marRight w:val="0"/>
          <w:marTop w:val="0"/>
          <w:marBottom w:val="0"/>
          <w:divBdr>
            <w:top w:val="none" w:sz="0" w:space="0" w:color="auto"/>
            <w:left w:val="none" w:sz="0" w:space="0" w:color="auto"/>
            <w:bottom w:val="none" w:sz="0" w:space="0" w:color="auto"/>
            <w:right w:val="none" w:sz="0" w:space="0" w:color="auto"/>
          </w:divBdr>
          <w:divsChild>
            <w:div w:id="137918935">
              <w:marLeft w:val="0"/>
              <w:marRight w:val="0"/>
              <w:marTop w:val="0"/>
              <w:marBottom w:val="0"/>
              <w:divBdr>
                <w:top w:val="none" w:sz="0" w:space="0" w:color="auto"/>
                <w:left w:val="none" w:sz="0" w:space="0" w:color="auto"/>
                <w:bottom w:val="none" w:sz="0" w:space="0" w:color="auto"/>
                <w:right w:val="none" w:sz="0" w:space="0" w:color="auto"/>
              </w:divBdr>
            </w:div>
            <w:div w:id="1022366026">
              <w:marLeft w:val="0"/>
              <w:marRight w:val="0"/>
              <w:marTop w:val="0"/>
              <w:marBottom w:val="0"/>
              <w:divBdr>
                <w:top w:val="none" w:sz="0" w:space="0" w:color="auto"/>
                <w:left w:val="none" w:sz="0" w:space="0" w:color="auto"/>
                <w:bottom w:val="none" w:sz="0" w:space="0" w:color="auto"/>
                <w:right w:val="none" w:sz="0" w:space="0" w:color="auto"/>
              </w:divBdr>
            </w:div>
            <w:div w:id="1043098382">
              <w:marLeft w:val="0"/>
              <w:marRight w:val="0"/>
              <w:marTop w:val="0"/>
              <w:marBottom w:val="0"/>
              <w:divBdr>
                <w:top w:val="none" w:sz="0" w:space="0" w:color="auto"/>
                <w:left w:val="none" w:sz="0" w:space="0" w:color="auto"/>
                <w:bottom w:val="none" w:sz="0" w:space="0" w:color="auto"/>
                <w:right w:val="none" w:sz="0" w:space="0" w:color="auto"/>
              </w:divBdr>
            </w:div>
            <w:div w:id="1288855400">
              <w:marLeft w:val="0"/>
              <w:marRight w:val="0"/>
              <w:marTop w:val="0"/>
              <w:marBottom w:val="0"/>
              <w:divBdr>
                <w:top w:val="none" w:sz="0" w:space="0" w:color="auto"/>
                <w:left w:val="none" w:sz="0" w:space="0" w:color="auto"/>
                <w:bottom w:val="none" w:sz="0" w:space="0" w:color="auto"/>
                <w:right w:val="none" w:sz="0" w:space="0" w:color="auto"/>
              </w:divBdr>
            </w:div>
            <w:div w:id="1471435704">
              <w:marLeft w:val="0"/>
              <w:marRight w:val="0"/>
              <w:marTop w:val="0"/>
              <w:marBottom w:val="0"/>
              <w:divBdr>
                <w:top w:val="none" w:sz="0" w:space="0" w:color="auto"/>
                <w:left w:val="none" w:sz="0" w:space="0" w:color="auto"/>
                <w:bottom w:val="none" w:sz="0" w:space="0" w:color="auto"/>
                <w:right w:val="none" w:sz="0" w:space="0" w:color="auto"/>
              </w:divBdr>
            </w:div>
            <w:div w:id="16501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795">
      <w:bodyDiv w:val="1"/>
      <w:marLeft w:val="0"/>
      <w:marRight w:val="0"/>
      <w:marTop w:val="0"/>
      <w:marBottom w:val="0"/>
      <w:divBdr>
        <w:top w:val="none" w:sz="0" w:space="0" w:color="auto"/>
        <w:left w:val="none" w:sz="0" w:space="0" w:color="auto"/>
        <w:bottom w:val="none" w:sz="0" w:space="0" w:color="auto"/>
        <w:right w:val="none" w:sz="0" w:space="0" w:color="auto"/>
      </w:divBdr>
    </w:div>
    <w:div w:id="214612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03T20:59:40.68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17C12-5797-8E41-A10E-5322CF7D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36</Pages>
  <Words>33103</Words>
  <Characters>188693</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Chamberlain, Darryl</cp:lastModifiedBy>
  <cp:revision>31</cp:revision>
  <dcterms:created xsi:type="dcterms:W3CDTF">2024-05-02T03:28:00Z</dcterms:created>
  <dcterms:modified xsi:type="dcterms:W3CDTF">2025-02-05T23:05:00Z</dcterms:modified>
</cp:coreProperties>
</file>